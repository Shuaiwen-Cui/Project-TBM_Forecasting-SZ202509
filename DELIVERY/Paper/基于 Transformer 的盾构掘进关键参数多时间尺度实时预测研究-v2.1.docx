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CC1E" w14:textId="79BAC292" w:rsidR="005768E1" w:rsidRPr="0042154C" w:rsidRDefault="005768E1" w:rsidP="005768E1">
      <w:pPr>
        <w:jc w:val="center"/>
        <w:rPr>
          <w:rFonts w:eastAsia="YouYuan" w:cs="Times New Roman"/>
          <w:b/>
          <w:bCs/>
          <w:color w:val="000000" w:themeColor="text1"/>
          <w:sz w:val="32"/>
          <w:szCs w:val="32"/>
        </w:rPr>
      </w:pPr>
      <w:r w:rsidRPr="0042154C">
        <w:rPr>
          <w:rFonts w:eastAsia="YouYuan" w:cs="Times New Roman"/>
          <w:b/>
          <w:bCs/>
          <w:color w:val="000000" w:themeColor="text1"/>
          <w:sz w:val="32"/>
          <w:szCs w:val="32"/>
        </w:rPr>
        <w:t>基于</w:t>
      </w:r>
      <w:r w:rsidRPr="0042154C">
        <w:rPr>
          <w:rFonts w:eastAsia="YouYuan" w:cs="Times New Roman"/>
          <w:b/>
          <w:bCs/>
          <w:color w:val="000000" w:themeColor="text1"/>
          <w:sz w:val="32"/>
          <w:szCs w:val="32"/>
        </w:rPr>
        <w:t xml:space="preserve"> Transformer </w:t>
      </w:r>
      <w:r w:rsidRPr="0042154C">
        <w:rPr>
          <w:rFonts w:eastAsia="YouYuan" w:cs="Times New Roman"/>
          <w:b/>
          <w:bCs/>
          <w:color w:val="000000" w:themeColor="text1"/>
          <w:sz w:val="32"/>
          <w:szCs w:val="32"/>
        </w:rPr>
        <w:t>的盾构掘进关键参数多时间尺度</w:t>
      </w:r>
      <w:r w:rsidR="00686C81" w:rsidRPr="0042154C">
        <w:rPr>
          <w:rFonts w:eastAsia="YouYuan" w:cs="Times New Roman" w:hint="eastAsia"/>
          <w:b/>
          <w:bCs/>
          <w:color w:val="000000" w:themeColor="text1"/>
          <w:sz w:val="32"/>
          <w:szCs w:val="32"/>
        </w:rPr>
        <w:t>实时</w:t>
      </w:r>
      <w:r w:rsidRPr="0042154C">
        <w:rPr>
          <w:rFonts w:eastAsia="YouYuan" w:cs="Times New Roman"/>
          <w:b/>
          <w:bCs/>
          <w:color w:val="000000" w:themeColor="text1"/>
          <w:sz w:val="32"/>
          <w:szCs w:val="32"/>
        </w:rPr>
        <w:t>预测研究</w:t>
      </w:r>
    </w:p>
    <w:p w14:paraId="201B2E2F" w14:textId="5C5206AD" w:rsidR="00B623CF" w:rsidRPr="00EB6C9D" w:rsidRDefault="005768E1" w:rsidP="00985DC1">
      <w:pPr>
        <w:spacing w:line="290" w:lineRule="exact"/>
        <w:jc w:val="center"/>
        <w:rPr>
          <w:rFonts w:eastAsia="KaiTi" w:cs="Times New Roman"/>
          <w:color w:val="000000" w:themeColor="text1"/>
          <w:sz w:val="28"/>
          <w:szCs w:val="28"/>
          <w:vertAlign w:val="superscript"/>
        </w:rPr>
      </w:pPr>
      <w:r w:rsidRPr="005768E1">
        <w:rPr>
          <w:rFonts w:eastAsia="KaiTi" w:cs="Times New Roman"/>
          <w:color w:val="000000" w:themeColor="text1"/>
          <w:sz w:val="28"/>
          <w:szCs w:val="28"/>
        </w:rPr>
        <w:t>李奇涛</w:t>
      </w:r>
      <w:r w:rsidR="00B623CF" w:rsidRPr="00EB6C9D">
        <w:rPr>
          <w:rFonts w:eastAsia="KaiTi" w:cs="Times New Roman"/>
          <w:color w:val="000000" w:themeColor="text1"/>
          <w:sz w:val="28"/>
          <w:szCs w:val="28"/>
          <w:vertAlign w:val="superscript"/>
        </w:rPr>
        <w:t>1</w:t>
      </w:r>
      <w:r w:rsidR="00B623CF" w:rsidRPr="00EB6C9D">
        <w:rPr>
          <w:rFonts w:eastAsia="KaiTi" w:cs="Times New Roman"/>
          <w:color w:val="000000" w:themeColor="text1"/>
          <w:sz w:val="28"/>
          <w:szCs w:val="28"/>
        </w:rPr>
        <w:t>，</w:t>
      </w:r>
      <w:r w:rsidRPr="005768E1">
        <w:rPr>
          <w:rFonts w:eastAsia="KaiTi" w:cs="Times New Roman"/>
          <w:color w:val="000000" w:themeColor="text1"/>
          <w:sz w:val="28"/>
          <w:szCs w:val="28"/>
        </w:rPr>
        <w:t>姜红峰</w:t>
      </w:r>
      <w:r w:rsidR="000D68D9">
        <w:rPr>
          <w:rFonts w:eastAsia="KaiTi" w:cs="Times New Roman" w:hint="eastAsia"/>
          <w:color w:val="000000" w:themeColor="text1"/>
          <w:sz w:val="28"/>
          <w:szCs w:val="28"/>
          <w:vertAlign w:val="superscript"/>
        </w:rPr>
        <w:t>1</w:t>
      </w:r>
      <w:r w:rsidR="00AA0C54" w:rsidRPr="00EB6C9D">
        <w:rPr>
          <w:rFonts w:eastAsia="KaiTi" w:cs="Times New Roman"/>
          <w:color w:val="000000" w:themeColor="text1"/>
          <w:sz w:val="28"/>
          <w:szCs w:val="28"/>
        </w:rPr>
        <w:t>，</w:t>
      </w:r>
      <w:r w:rsidR="000D68D9" w:rsidRPr="000D68D9">
        <w:rPr>
          <w:rFonts w:eastAsia="KaiTi" w:cs="Times New Roman" w:hint="eastAsia"/>
          <w:color w:val="000000" w:themeColor="text1"/>
          <w:sz w:val="28"/>
          <w:szCs w:val="28"/>
        </w:rPr>
        <w:t>许斌</w:t>
      </w:r>
      <w:r w:rsidR="000D68D9">
        <w:rPr>
          <w:rFonts w:eastAsia="KaiTi" w:cs="Times New Roman" w:hint="eastAsia"/>
          <w:color w:val="000000" w:themeColor="text1"/>
          <w:sz w:val="28"/>
          <w:szCs w:val="28"/>
          <w:vertAlign w:val="superscript"/>
        </w:rPr>
        <w:t>2</w:t>
      </w:r>
      <w:r w:rsidR="000D68D9">
        <w:rPr>
          <w:rFonts w:eastAsia="KaiTi" w:cs="Times New Roman" w:hint="eastAsia"/>
          <w:color w:val="000000" w:themeColor="text1"/>
          <w:sz w:val="28"/>
          <w:szCs w:val="28"/>
        </w:rPr>
        <w:t>，</w:t>
      </w:r>
      <w:r w:rsidR="00494789">
        <w:rPr>
          <w:rFonts w:eastAsia="KaiTi" w:cs="Times New Roman" w:hint="eastAsia"/>
          <w:color w:val="000000" w:themeColor="text1"/>
          <w:sz w:val="28"/>
          <w:szCs w:val="28"/>
        </w:rPr>
        <w:t>崔帅文</w:t>
      </w:r>
      <w:r>
        <w:rPr>
          <w:rFonts w:eastAsia="KaiTi" w:cs="Times New Roman" w:hint="eastAsia"/>
          <w:color w:val="000000" w:themeColor="text1"/>
          <w:sz w:val="28"/>
          <w:szCs w:val="28"/>
          <w:vertAlign w:val="superscript"/>
        </w:rPr>
        <w:t>3</w:t>
      </w:r>
      <w:r>
        <w:rPr>
          <w:rFonts w:eastAsia="KaiTi" w:cs="Times New Roman" w:hint="eastAsia"/>
          <w:color w:val="000000" w:themeColor="text1"/>
          <w:sz w:val="28"/>
          <w:szCs w:val="28"/>
        </w:rPr>
        <w:t>，</w:t>
      </w:r>
      <w:r>
        <w:rPr>
          <w:rFonts w:eastAsia="KaiTi" w:cs="Times New Roman" w:hint="eastAsia"/>
          <w:color w:val="000000" w:themeColor="text1"/>
          <w:sz w:val="28"/>
          <w:szCs w:val="28"/>
        </w:rPr>
        <w:t xml:space="preserve"> </w:t>
      </w:r>
      <w:r>
        <w:rPr>
          <w:rFonts w:eastAsia="KaiTi" w:cs="Times New Roman" w:hint="eastAsia"/>
          <w:color w:val="000000" w:themeColor="text1"/>
          <w:sz w:val="28"/>
          <w:szCs w:val="28"/>
        </w:rPr>
        <w:t>徐</w:t>
      </w:r>
      <w:r w:rsidR="00AA0C54" w:rsidRPr="00EB6C9D">
        <w:rPr>
          <w:rFonts w:eastAsia="KaiTi" w:cs="Times New Roman"/>
          <w:color w:val="000000" w:themeColor="text1"/>
          <w:sz w:val="28"/>
          <w:szCs w:val="28"/>
        </w:rPr>
        <w:t>金峰</w:t>
      </w:r>
      <w:r w:rsidR="00AA0C54" w:rsidRPr="00EB6C9D">
        <w:rPr>
          <w:rFonts w:eastAsia="KaiTi" w:cs="Times New Roman"/>
          <w:color w:val="000000" w:themeColor="text1"/>
          <w:sz w:val="28"/>
          <w:szCs w:val="28"/>
          <w:vertAlign w:val="superscript"/>
        </w:rPr>
        <w:t>4</w:t>
      </w:r>
      <w:r w:rsidR="00EB6C9D">
        <w:rPr>
          <w:rFonts w:eastAsia="KaiTi" w:cs="Times New Roman"/>
          <w:color w:val="000000" w:themeColor="text1"/>
          <w:sz w:val="28"/>
          <w:szCs w:val="28"/>
          <w:vertAlign w:val="superscript"/>
        </w:rPr>
        <w:t>*</w:t>
      </w:r>
    </w:p>
    <w:p w14:paraId="4DC78BC7" w14:textId="3DFFBA42" w:rsidR="00F217DF" w:rsidRPr="000D68D9" w:rsidRDefault="00B623CF" w:rsidP="00985DC1">
      <w:pPr>
        <w:spacing w:line="290" w:lineRule="exact"/>
        <w:jc w:val="center"/>
        <w:rPr>
          <w:rFonts w:cs="Times New Roman"/>
          <w:color w:val="000000" w:themeColor="text1"/>
          <w:sz w:val="15"/>
        </w:rPr>
      </w:pPr>
      <w:r w:rsidRPr="000D68D9">
        <w:rPr>
          <w:rFonts w:ascii="FangSong" w:eastAsia="FangSong" w:hAnsi="FangSong" w:cs="Times New Roman"/>
          <w:color w:val="000000" w:themeColor="text1"/>
          <w:sz w:val="18"/>
          <w:szCs w:val="18"/>
          <w:lang w:bidi="ar"/>
        </w:rPr>
        <w:t>（</w:t>
      </w:r>
      <w:r w:rsidRPr="000D68D9">
        <w:rPr>
          <w:rFonts w:ascii="FangSong" w:eastAsia="FangSong" w:hAnsi="FangSong" w:cs="Times New Roman" w:hint="eastAsia"/>
          <w:color w:val="000000" w:themeColor="text1"/>
          <w:sz w:val="18"/>
          <w:szCs w:val="18"/>
          <w:lang w:bidi="ar"/>
        </w:rPr>
        <w:t>1</w:t>
      </w:r>
      <w:r w:rsidRPr="000D68D9">
        <w:rPr>
          <w:rFonts w:ascii="FangSong" w:eastAsia="FangSong" w:hAnsi="FangSong" w:cs="Times New Roman"/>
          <w:color w:val="000000" w:themeColor="text1"/>
          <w:sz w:val="18"/>
          <w:szCs w:val="18"/>
          <w:lang w:bidi="ar"/>
        </w:rPr>
        <w:t xml:space="preserve">. </w:t>
      </w:r>
      <w:r w:rsidR="000641EA" w:rsidRPr="000D68D9">
        <w:rPr>
          <w:rFonts w:ascii="FangSong" w:eastAsia="FangSong" w:hAnsi="FangSong" w:cs="Times New Roman" w:hint="eastAsia"/>
          <w:color w:val="000000" w:themeColor="text1"/>
          <w:sz w:val="18"/>
          <w:szCs w:val="18"/>
          <w:lang w:bidi="ar"/>
        </w:rPr>
        <w:t>中交一公局第八工程有限公司</w:t>
      </w:r>
      <w:r w:rsidRPr="000D68D9">
        <w:rPr>
          <w:rFonts w:ascii="FangSong" w:eastAsia="FangSong" w:hAnsi="FangSong" w:cs="Times New Roman"/>
          <w:color w:val="000000" w:themeColor="text1"/>
          <w:sz w:val="18"/>
          <w:szCs w:val="18"/>
          <w:lang w:bidi="ar"/>
        </w:rPr>
        <w:t>，</w:t>
      </w:r>
      <w:r w:rsidR="000641EA" w:rsidRPr="000D68D9">
        <w:rPr>
          <w:rFonts w:ascii="FangSong" w:eastAsia="FangSong" w:hAnsi="FangSong" w:cs="Times New Roman" w:hint="eastAsia"/>
          <w:color w:val="000000" w:themeColor="text1"/>
          <w:sz w:val="18"/>
          <w:szCs w:val="18"/>
          <w:lang w:bidi="ar"/>
        </w:rPr>
        <w:t>天津</w:t>
      </w:r>
      <w:r w:rsidRPr="000D68D9">
        <w:rPr>
          <w:rFonts w:ascii="FangSong" w:eastAsia="FangSong" w:hAnsi="FangSong" w:cs="Times New Roman"/>
          <w:color w:val="000000" w:themeColor="text1"/>
          <w:sz w:val="18"/>
          <w:szCs w:val="18"/>
          <w:lang w:bidi="ar"/>
        </w:rPr>
        <w:t>，</w:t>
      </w:r>
      <w:r w:rsidR="000641EA" w:rsidRPr="000D68D9">
        <w:rPr>
          <w:rFonts w:ascii="FangSong" w:eastAsia="FangSong" w:hAnsi="FangSong" w:cs="Times New Roman" w:hint="eastAsia"/>
          <w:color w:val="000000" w:themeColor="text1"/>
          <w:sz w:val="18"/>
          <w:szCs w:val="18"/>
          <w:lang w:bidi="ar"/>
        </w:rPr>
        <w:t>30017</w:t>
      </w:r>
      <w:r w:rsidR="00D55AC0">
        <w:rPr>
          <w:rFonts w:ascii="FangSong" w:eastAsia="FangSong" w:hAnsi="FangSong" w:cs="Times New Roman" w:hint="eastAsia"/>
          <w:color w:val="000000" w:themeColor="text1"/>
          <w:sz w:val="18"/>
          <w:szCs w:val="18"/>
          <w:lang w:bidi="ar"/>
        </w:rPr>
        <w:t>1</w:t>
      </w:r>
      <w:r w:rsidRPr="000D68D9">
        <w:rPr>
          <w:rFonts w:ascii="FangSong" w:eastAsia="FangSong" w:hAnsi="FangSong" w:cs="Times New Roman" w:hint="eastAsia"/>
          <w:color w:val="000000" w:themeColor="text1"/>
          <w:sz w:val="18"/>
          <w:szCs w:val="18"/>
          <w:lang w:bidi="ar"/>
        </w:rPr>
        <w:t>；2</w:t>
      </w:r>
      <w:r w:rsidRPr="000D68D9">
        <w:rPr>
          <w:rFonts w:ascii="FangSong" w:eastAsia="FangSong" w:hAnsi="FangSong" w:cs="Times New Roman"/>
          <w:color w:val="000000" w:themeColor="text1"/>
          <w:sz w:val="18"/>
          <w:szCs w:val="18"/>
          <w:lang w:bidi="ar"/>
        </w:rPr>
        <w:t>.</w:t>
      </w:r>
      <w:r w:rsidR="005768E1" w:rsidRPr="000D68D9">
        <w:rPr>
          <w:rFonts w:ascii="FangSong" w:eastAsia="FangSong" w:hAnsi="FangSong" w:cs="Times New Roman" w:hint="eastAsia"/>
          <w:color w:val="000000" w:themeColor="text1"/>
          <w:sz w:val="18"/>
          <w:szCs w:val="18"/>
          <w:lang w:bidi="ar"/>
        </w:rPr>
        <w:t xml:space="preserve"> </w:t>
      </w:r>
      <w:r w:rsidR="000D68D9" w:rsidRPr="000D68D9">
        <w:rPr>
          <w:rFonts w:ascii="FangSong" w:eastAsia="FangSong" w:hAnsi="FangSong" w:cs="Times New Roman" w:hint="eastAsia"/>
          <w:color w:val="000000" w:themeColor="text1"/>
          <w:sz w:val="18"/>
          <w:szCs w:val="18"/>
          <w:lang w:bidi="ar"/>
        </w:rPr>
        <w:t>交通运输部公路科学研究院</w:t>
      </w:r>
      <w:r w:rsidR="005768E1" w:rsidRPr="000D68D9">
        <w:rPr>
          <w:rFonts w:ascii="FangSong" w:eastAsia="FangSong" w:hAnsi="FangSong" w:cs="Times New Roman"/>
          <w:color w:val="000000" w:themeColor="text1"/>
          <w:sz w:val="18"/>
          <w:szCs w:val="18"/>
          <w:lang w:bidi="ar"/>
        </w:rPr>
        <w:t>，</w:t>
      </w:r>
      <w:r w:rsidR="000D68D9" w:rsidRPr="000D68D9">
        <w:rPr>
          <w:rFonts w:ascii="FangSong" w:eastAsia="FangSong" w:hAnsi="FangSong" w:cs="Times New Roman" w:hint="eastAsia"/>
          <w:color w:val="000000" w:themeColor="text1"/>
          <w:sz w:val="18"/>
          <w:szCs w:val="18"/>
          <w:lang w:bidi="ar"/>
        </w:rPr>
        <w:t>北京</w:t>
      </w:r>
      <w:r w:rsidR="005768E1" w:rsidRPr="000D68D9">
        <w:rPr>
          <w:rFonts w:ascii="FangSong" w:eastAsia="FangSong" w:hAnsi="FangSong" w:cs="Times New Roman"/>
          <w:color w:val="000000" w:themeColor="text1"/>
          <w:sz w:val="18"/>
          <w:szCs w:val="18"/>
          <w:lang w:bidi="ar"/>
        </w:rPr>
        <w:t>，</w:t>
      </w:r>
      <w:r w:rsidR="000D68D9" w:rsidRPr="000D68D9">
        <w:rPr>
          <w:rFonts w:ascii="FangSong" w:eastAsia="FangSong" w:hAnsi="FangSong" w:cs="Times New Roman" w:hint="eastAsia"/>
          <w:color w:val="000000" w:themeColor="text1"/>
          <w:sz w:val="18"/>
          <w:szCs w:val="18"/>
          <w:lang w:bidi="ar"/>
        </w:rPr>
        <w:t>100088</w:t>
      </w:r>
      <w:r w:rsidRPr="000D68D9">
        <w:rPr>
          <w:rFonts w:ascii="FangSong" w:eastAsia="FangSong" w:hAnsi="FangSong" w:cs="Times New Roman"/>
          <w:color w:val="000000" w:themeColor="text1"/>
          <w:sz w:val="18"/>
          <w:szCs w:val="18"/>
          <w:lang w:bidi="ar"/>
        </w:rPr>
        <w:t>；</w:t>
      </w:r>
      <w:r w:rsidR="00AA0C54" w:rsidRPr="000D68D9">
        <w:rPr>
          <w:rFonts w:ascii="FangSong" w:eastAsia="FangSong" w:hAnsi="FangSong" w:cs="Times New Roman" w:hint="eastAsia"/>
          <w:color w:val="000000" w:themeColor="text1"/>
          <w:sz w:val="18"/>
          <w:szCs w:val="18"/>
          <w:lang w:bidi="ar"/>
        </w:rPr>
        <w:t>3</w:t>
      </w:r>
      <w:r w:rsidR="00AA0C54" w:rsidRPr="000D68D9">
        <w:rPr>
          <w:rFonts w:ascii="FangSong" w:eastAsia="FangSong" w:hAnsi="FangSong" w:cs="Times New Roman"/>
          <w:color w:val="000000" w:themeColor="text1"/>
          <w:sz w:val="18"/>
          <w:szCs w:val="18"/>
          <w:lang w:bidi="ar"/>
        </w:rPr>
        <w:t>.</w:t>
      </w:r>
      <w:r w:rsidR="005768E1" w:rsidRPr="000D68D9">
        <w:rPr>
          <w:rFonts w:ascii="FangSong" w:eastAsia="FangSong" w:hAnsi="FangSong" w:cs="Times New Roman" w:hint="eastAsia"/>
          <w:color w:val="000000" w:themeColor="text1"/>
          <w:sz w:val="18"/>
          <w:szCs w:val="18"/>
          <w:lang w:bidi="ar"/>
        </w:rPr>
        <w:t xml:space="preserve"> 南洋理工大学</w:t>
      </w:r>
      <w:r w:rsidR="005768E1" w:rsidRPr="000D68D9">
        <w:rPr>
          <w:rFonts w:ascii="FangSong" w:eastAsia="FangSong" w:hAnsi="FangSong" w:cs="Times New Roman"/>
          <w:color w:val="000000" w:themeColor="text1"/>
          <w:sz w:val="18"/>
          <w:szCs w:val="18"/>
          <w:lang w:bidi="ar"/>
        </w:rPr>
        <w:t>，</w:t>
      </w:r>
      <w:r w:rsidR="005768E1" w:rsidRPr="000D68D9">
        <w:rPr>
          <w:rFonts w:ascii="FangSong" w:eastAsia="FangSong" w:hAnsi="FangSong" w:cs="Times New Roman" w:hint="eastAsia"/>
          <w:color w:val="000000" w:themeColor="text1"/>
          <w:sz w:val="18"/>
          <w:szCs w:val="18"/>
          <w:lang w:bidi="ar"/>
        </w:rPr>
        <w:t>新加坡</w:t>
      </w:r>
      <w:r w:rsidR="005768E1" w:rsidRPr="000D68D9">
        <w:rPr>
          <w:rFonts w:ascii="FangSong" w:eastAsia="FangSong" w:hAnsi="FangSong" w:cs="Times New Roman"/>
          <w:color w:val="000000" w:themeColor="text1"/>
          <w:sz w:val="18"/>
          <w:szCs w:val="18"/>
          <w:lang w:bidi="ar"/>
        </w:rPr>
        <w:t>，639798</w:t>
      </w:r>
      <w:r w:rsidR="00AA0C54" w:rsidRPr="000D68D9">
        <w:rPr>
          <w:rFonts w:ascii="FangSong" w:eastAsia="FangSong" w:hAnsi="FangSong" w:cs="Times New Roman" w:hint="eastAsia"/>
          <w:color w:val="000000" w:themeColor="text1"/>
          <w:sz w:val="18"/>
          <w:szCs w:val="18"/>
          <w:lang w:bidi="ar"/>
        </w:rPr>
        <w:t>；4</w:t>
      </w:r>
      <w:r w:rsidR="00AA0C54" w:rsidRPr="000D68D9">
        <w:rPr>
          <w:rFonts w:ascii="FangSong" w:eastAsia="FangSong" w:hAnsi="FangSong" w:cs="Times New Roman"/>
          <w:color w:val="000000" w:themeColor="text1"/>
          <w:sz w:val="18"/>
          <w:szCs w:val="18"/>
          <w:lang w:bidi="ar"/>
        </w:rPr>
        <w:t>.</w:t>
      </w:r>
      <w:r w:rsidR="000641EA" w:rsidRPr="000D68D9">
        <w:rPr>
          <w:rFonts w:hint="eastAsia"/>
        </w:rPr>
        <w:t xml:space="preserve"> </w:t>
      </w:r>
      <w:r w:rsidR="000641EA" w:rsidRPr="000D68D9">
        <w:rPr>
          <w:rFonts w:ascii="FangSong" w:eastAsia="FangSong" w:hAnsi="FangSong" w:cs="Times New Roman" w:hint="eastAsia"/>
          <w:color w:val="000000" w:themeColor="text1"/>
          <w:sz w:val="18"/>
          <w:szCs w:val="18"/>
          <w:lang w:bidi="ar"/>
        </w:rPr>
        <w:t>华南理工大学土木与交通学院</w:t>
      </w:r>
      <w:r w:rsidR="005768E1" w:rsidRPr="000D68D9">
        <w:rPr>
          <w:rFonts w:ascii="FangSong" w:eastAsia="FangSong" w:hAnsi="FangSong" w:cs="Times New Roman"/>
          <w:color w:val="000000" w:themeColor="text1"/>
          <w:sz w:val="18"/>
          <w:szCs w:val="18"/>
          <w:lang w:bidi="ar"/>
        </w:rPr>
        <w:t>，</w:t>
      </w:r>
      <w:r w:rsidR="000641EA" w:rsidRPr="000D68D9">
        <w:rPr>
          <w:rFonts w:ascii="FangSong" w:eastAsia="FangSong" w:hAnsi="FangSong" w:cs="Times New Roman" w:hint="eastAsia"/>
          <w:color w:val="000000" w:themeColor="text1"/>
          <w:sz w:val="18"/>
          <w:szCs w:val="18"/>
          <w:lang w:bidi="ar"/>
        </w:rPr>
        <w:t>广东 广州</w:t>
      </w:r>
      <w:r w:rsidR="005768E1" w:rsidRPr="000D68D9">
        <w:rPr>
          <w:rFonts w:ascii="FangSong" w:eastAsia="FangSong" w:hAnsi="FangSong" w:cs="Times New Roman"/>
          <w:color w:val="000000" w:themeColor="text1"/>
          <w:sz w:val="18"/>
          <w:szCs w:val="18"/>
          <w:lang w:bidi="ar"/>
        </w:rPr>
        <w:t>，</w:t>
      </w:r>
      <w:r w:rsidR="000641EA" w:rsidRPr="000D68D9">
        <w:rPr>
          <w:rFonts w:ascii="FangSong" w:eastAsia="FangSong" w:hAnsi="FangSong" w:cs="Times New Roman" w:hint="eastAsia"/>
          <w:color w:val="000000" w:themeColor="text1"/>
          <w:sz w:val="18"/>
          <w:szCs w:val="18"/>
          <w:lang w:bidi="ar"/>
        </w:rPr>
        <w:t>510640</w:t>
      </w:r>
      <w:r w:rsidRPr="000D68D9">
        <w:rPr>
          <w:rFonts w:ascii="FangSong" w:eastAsia="FangSong" w:hAnsi="FangSong" w:cs="Times New Roman"/>
          <w:color w:val="000000" w:themeColor="text1"/>
          <w:sz w:val="18"/>
          <w:szCs w:val="18"/>
          <w:lang w:bidi="ar"/>
        </w:rPr>
        <w:t>）</w:t>
      </w:r>
    </w:p>
    <w:p w14:paraId="7B4A2ECD" w14:textId="19CF25D8" w:rsidR="00F217DF" w:rsidRPr="00236AE8" w:rsidRDefault="0083479B" w:rsidP="00985DC1">
      <w:pPr>
        <w:spacing w:line="290" w:lineRule="exact"/>
        <w:rPr>
          <w:rFonts w:eastAsia="KaiTi" w:cs="Times New Roman"/>
        </w:rPr>
      </w:pPr>
      <w:r w:rsidRPr="00236AE8">
        <w:rPr>
          <w:rFonts w:eastAsia="SimHei" w:cs="Times New Roman"/>
          <w:b/>
          <w:bCs/>
          <w:color w:val="000000" w:themeColor="text1"/>
          <w:sz w:val="18"/>
        </w:rPr>
        <w:t>摘要</w:t>
      </w:r>
      <w:r w:rsidRPr="00236AE8">
        <w:rPr>
          <w:rFonts w:cs="Times New Roman"/>
          <w:color w:val="000000" w:themeColor="text1"/>
          <w:sz w:val="18"/>
        </w:rPr>
        <w:t>：</w:t>
      </w:r>
      <w:commentRangeStart w:id="0"/>
      <w:del w:id="1" w:author="#CUI SHUAIWEN#" w:date="2026-02-12T23:39:00Z" w16du:dateUtc="2026-02-12T15:39:00Z">
        <w:r w:rsidR="005D1819" w:rsidRPr="005D1819" w:rsidDel="00123587">
          <w:rPr>
            <w:rFonts w:eastAsia="KaiTi" w:cs="Times New Roman"/>
          </w:rPr>
          <w:delText>盾构在复杂地层中掘进时，贯入度、推力、刀盘扭矩等关键参数的准确预测对施工安全与效率具有重要意义，实时或短时预测可为掘进参数调整与风险预警提供依据，有助于实现主动控制、减少开挖面失稳与地表沉降</w:delText>
        </w:r>
        <w:r w:rsidR="0042154C" w:rsidDel="00123587">
          <w:rPr>
            <w:rFonts w:eastAsia="KaiTi" w:cs="Times New Roman" w:hint="eastAsia"/>
          </w:rPr>
          <w:delText>控制</w:delText>
        </w:r>
        <w:r w:rsidR="005D1819" w:rsidRPr="005D1819" w:rsidDel="00123587">
          <w:rPr>
            <w:rFonts w:eastAsia="KaiTi" w:cs="Times New Roman"/>
          </w:rPr>
          <w:delText>等。多变量时间序列预测中，</w:delText>
        </w:r>
        <w:r w:rsidR="005D1819" w:rsidRPr="005D1819" w:rsidDel="00123587">
          <w:rPr>
            <w:rFonts w:eastAsia="KaiTi" w:cs="Times New Roman"/>
          </w:rPr>
          <w:delText>“</w:delText>
        </w:r>
        <w:r w:rsidR="005D1819" w:rsidRPr="005D1819" w:rsidDel="00123587">
          <w:rPr>
            <w:rFonts w:eastAsia="KaiTi" w:cs="Times New Roman"/>
          </w:rPr>
          <w:delText>用多长历史、预测多远</w:delText>
        </w:r>
        <w:r w:rsidR="005D1819" w:rsidRPr="005D1819" w:rsidDel="00123587">
          <w:rPr>
            <w:rFonts w:eastAsia="KaiTi" w:cs="Times New Roman"/>
          </w:rPr>
          <w:delText>”</w:delText>
        </w:r>
        <w:r w:rsidR="005D1819" w:rsidRPr="005D1819" w:rsidDel="00123587">
          <w:rPr>
            <w:rFonts w:eastAsia="KaiTi" w:cs="Times New Roman"/>
          </w:rPr>
          <w:delText>的配置选择普遍制约预测精度与计算成本，但在同一模型下系统量化输入长度与预测长度联合影响的研究仍较缺乏。</w:delText>
        </w:r>
        <w:r w:rsidR="0042154C" w:rsidDel="00123587">
          <w:rPr>
            <w:rFonts w:eastAsia="KaiTi" w:cs="Times New Roman" w:hint="eastAsia"/>
          </w:rPr>
          <w:delText>研究</w:delText>
        </w:r>
        <w:r w:rsidR="005D1819" w:rsidRPr="005D1819" w:rsidDel="00123587">
          <w:rPr>
            <w:rFonts w:eastAsia="KaiTi" w:cs="Times New Roman"/>
          </w:rPr>
          <w:delText>以盾构掘进关键参数预测为应用对象，针对多变量强耦合与长程依赖的时序特点，采用</w:delText>
        </w:r>
        <w:r w:rsidR="005D1819" w:rsidRPr="005D1819" w:rsidDel="00123587">
          <w:rPr>
            <w:rFonts w:eastAsia="KaiTi" w:cs="Times New Roman"/>
          </w:rPr>
          <w:delText xml:space="preserve"> Transformer </w:delText>
        </w:r>
        <w:r w:rsidR="005D1819" w:rsidRPr="005D1819" w:rsidDel="00123587">
          <w:rPr>
            <w:rFonts w:eastAsia="KaiTi" w:cs="Times New Roman"/>
          </w:rPr>
          <w:delText>编码器结构，系统考察</w:delText>
        </w:r>
        <w:r w:rsidR="005D1819" w:rsidRPr="005D1819" w:rsidDel="00123587">
          <w:rPr>
            <w:rFonts w:eastAsia="KaiTi" w:cs="Times New Roman"/>
          </w:rPr>
          <w:delText xml:space="preserve"> 5 </w:delText>
        </w:r>
        <w:r w:rsidR="005D1819" w:rsidRPr="005D1819" w:rsidDel="00123587">
          <w:rPr>
            <w:rFonts w:eastAsia="KaiTi" w:cs="Times New Roman"/>
          </w:rPr>
          <w:delText>种输入序列长度与</w:delText>
        </w:r>
        <w:r w:rsidR="005D1819" w:rsidRPr="005D1819" w:rsidDel="00123587">
          <w:rPr>
            <w:rFonts w:eastAsia="KaiTi" w:cs="Times New Roman"/>
          </w:rPr>
          <w:delText xml:space="preserve"> 4 </w:delText>
        </w:r>
        <w:r w:rsidR="005D1819" w:rsidRPr="005D1819" w:rsidDel="00123587">
          <w:rPr>
            <w:rFonts w:eastAsia="KaiTi" w:cs="Times New Roman"/>
          </w:rPr>
          <w:delText>种预测长度共</w:delText>
        </w:r>
        <w:r w:rsidR="005D1819" w:rsidRPr="005D1819" w:rsidDel="00123587">
          <w:rPr>
            <w:rFonts w:eastAsia="KaiTi" w:cs="Times New Roman"/>
          </w:rPr>
          <w:delText xml:space="preserve"> 20 </w:delText>
        </w:r>
        <w:r w:rsidR="005D1819" w:rsidRPr="005D1819" w:rsidDel="00123587">
          <w:rPr>
            <w:rFonts w:eastAsia="KaiTi" w:cs="Times New Roman"/>
          </w:rPr>
          <w:delText>种组合下的预测精度与计算效率。结果表明：</w:delText>
        </w:r>
        <w:r w:rsidR="00AC504F" w:rsidDel="00123587">
          <w:rPr>
            <w:rFonts w:eastAsia="KaiTi" w:cs="Times New Roman" w:hint="eastAsia"/>
          </w:rPr>
          <w:delText>（</w:delText>
        </w:r>
        <w:r w:rsidR="00AC504F" w:rsidDel="00123587">
          <w:rPr>
            <w:rFonts w:eastAsia="KaiTi" w:cs="Times New Roman" w:hint="eastAsia"/>
          </w:rPr>
          <w:delText>1</w:delText>
        </w:r>
        <w:r w:rsidR="00AC504F" w:rsidDel="00123587">
          <w:rPr>
            <w:rFonts w:eastAsia="KaiTi" w:cs="Times New Roman" w:hint="eastAsia"/>
          </w:rPr>
          <w:delText>）</w:delText>
        </w:r>
        <w:r w:rsidR="005D1819" w:rsidRPr="005D1819" w:rsidDel="00123587">
          <w:rPr>
            <w:rFonts w:eastAsia="KaiTi" w:cs="Times New Roman"/>
          </w:rPr>
          <w:delText>预测长度是主导精度的首要因素，单步预测下精度高且对输入长度不敏感，随预测长度增大精度显著下降；</w:delText>
        </w:r>
        <w:r w:rsidR="00AC504F" w:rsidDel="00123587">
          <w:rPr>
            <w:rFonts w:eastAsia="KaiTi" w:cs="Times New Roman" w:hint="eastAsia"/>
          </w:rPr>
          <w:delText>（</w:delText>
        </w:r>
        <w:r w:rsidR="00AC504F" w:rsidDel="00123587">
          <w:rPr>
            <w:rFonts w:eastAsia="KaiTi" w:cs="Times New Roman" w:hint="eastAsia"/>
          </w:rPr>
          <w:delText>2</w:delText>
        </w:r>
        <w:r w:rsidR="00AC504F" w:rsidDel="00123587">
          <w:rPr>
            <w:rFonts w:eastAsia="KaiTi" w:cs="Times New Roman" w:hint="eastAsia"/>
          </w:rPr>
          <w:delText>）</w:delText>
        </w:r>
        <w:r w:rsidR="005D1819" w:rsidRPr="005D1819" w:rsidDel="00123587">
          <w:rPr>
            <w:rFonts w:eastAsia="KaiTi" w:cs="Times New Roman"/>
          </w:rPr>
          <w:delText>输入长度在单步预测下存在边际收益递减，过长输入带来计算成本上升而精度提升有限；</w:delText>
        </w:r>
        <w:r w:rsidR="00AC504F" w:rsidDel="00123587">
          <w:rPr>
            <w:rFonts w:eastAsia="KaiTi" w:cs="Times New Roman" w:hint="eastAsia"/>
          </w:rPr>
          <w:delText>（</w:delText>
        </w:r>
        <w:r w:rsidR="00AC504F" w:rsidDel="00123587">
          <w:rPr>
            <w:rFonts w:eastAsia="KaiTi" w:cs="Times New Roman" w:hint="eastAsia"/>
          </w:rPr>
          <w:delText>3</w:delText>
        </w:r>
        <w:r w:rsidR="00AC504F" w:rsidDel="00123587">
          <w:rPr>
            <w:rFonts w:eastAsia="KaiTi" w:cs="Times New Roman" w:hint="eastAsia"/>
          </w:rPr>
          <w:delText>）</w:delText>
        </w:r>
        <w:r w:rsidR="005D1819" w:rsidRPr="005D1819" w:rsidDel="00123587">
          <w:rPr>
            <w:rFonts w:eastAsia="KaiTi" w:cs="Times New Roman"/>
          </w:rPr>
          <w:delText>长预测时输入与预测长度相匹配有利于缓解精度恶化，但直接长时多步预测效果仍有限</w:delText>
        </w:r>
        <w:r w:rsidR="0042154C" w:rsidDel="00123587">
          <w:rPr>
            <w:rFonts w:eastAsia="KaiTi" w:cs="Times New Roman" w:hint="eastAsia"/>
          </w:rPr>
          <w:delText>；（</w:delText>
        </w:r>
        <w:r w:rsidR="0042154C" w:rsidDel="00123587">
          <w:rPr>
            <w:rFonts w:eastAsia="KaiTi" w:cs="Times New Roman" w:hint="eastAsia"/>
          </w:rPr>
          <w:delText>4</w:delText>
        </w:r>
        <w:r w:rsidR="0042154C" w:rsidDel="00123587">
          <w:rPr>
            <w:rFonts w:eastAsia="KaiTi" w:cs="Times New Roman" w:hint="eastAsia"/>
          </w:rPr>
          <w:delText>）</w:delText>
        </w:r>
        <w:r w:rsidR="005D1819" w:rsidRPr="005D1819" w:rsidDel="00123587">
          <w:rPr>
            <w:rFonts w:eastAsia="KaiTi" w:cs="Times New Roman"/>
          </w:rPr>
          <w:delText>从信息瓶颈与可预测性时域两个理论视角对上述现象给出统一解释，并指出输入</w:delText>
        </w:r>
        <w:r w:rsidR="005D1819" w:rsidRPr="005D1819" w:rsidDel="00123587">
          <w:rPr>
            <w:rFonts w:eastAsia="KaiTi" w:cs="Times New Roman"/>
          </w:rPr>
          <w:delText>–</w:delText>
        </w:r>
        <w:r w:rsidR="005D1819" w:rsidRPr="005D1819" w:rsidDel="00123587">
          <w:rPr>
            <w:rFonts w:eastAsia="KaiTi" w:cs="Times New Roman"/>
          </w:rPr>
          <w:delText>预测长度在时间尺度上的对齐有助于缓解长预测下的性能退化</w:delText>
        </w:r>
        <w:r w:rsidR="0042154C" w:rsidDel="00123587">
          <w:rPr>
            <w:rFonts w:eastAsia="KaiTi" w:cs="Times New Roman" w:hint="eastAsia"/>
          </w:rPr>
          <w:delText>；（</w:delText>
        </w:r>
        <w:r w:rsidR="0042154C" w:rsidDel="00123587">
          <w:rPr>
            <w:rFonts w:eastAsia="KaiTi" w:cs="Times New Roman" w:hint="eastAsia"/>
          </w:rPr>
          <w:delText>5</w:delText>
        </w:r>
        <w:r w:rsidR="0042154C" w:rsidDel="00123587">
          <w:rPr>
            <w:rFonts w:eastAsia="KaiTi" w:cs="Times New Roman" w:hint="eastAsia"/>
          </w:rPr>
          <w:delText>）</w:delText>
        </w:r>
        <w:r w:rsidR="005D1819" w:rsidRPr="005D1819" w:rsidDel="00123587">
          <w:rPr>
            <w:rFonts w:eastAsia="KaiTi" w:cs="Times New Roman"/>
          </w:rPr>
          <w:delText>复杂地层中实时或资源受限场景宜采用较短输入与单步（或短步）预测以兼顾精度与成本；精度优先的离线分析可选用适中输入长度配合单步预测。</w:delText>
        </w:r>
        <w:r w:rsidR="0042154C" w:rsidDel="00123587">
          <w:rPr>
            <w:rFonts w:eastAsia="KaiTi" w:cs="Times New Roman" w:hint="eastAsia"/>
          </w:rPr>
          <w:delText>研究</w:delText>
        </w:r>
        <w:r w:rsidR="005D1819" w:rsidRPr="005D1819" w:rsidDel="00123587">
          <w:rPr>
            <w:rFonts w:eastAsia="KaiTi" w:cs="Times New Roman"/>
          </w:rPr>
          <w:delText>结果为复杂地层盾构施工智能化中的关键参数实时预测与配置选型提供了实证依据与理论支撑，所得规律对采用类似架构的其它多变量时序预测任务具有参考价值。</w:delText>
        </w:r>
        <w:commentRangeEnd w:id="0"/>
        <w:r w:rsidR="00123587" w:rsidRPr="00123587" w:rsidDel="00123587">
          <w:rPr>
            <w:rStyle w:val="CommentReference"/>
            <w:rFonts w:eastAsia="KaiTi" w:cs="Times New Roman" w:hint="eastAsia"/>
            <w:szCs w:val="22"/>
          </w:rPr>
          <w:commentReference w:id="0"/>
        </w:r>
      </w:del>
      <w:ins w:id="2" w:author="#CUI SHUAIWEN#" w:date="2026-02-12T23:39:00Z" w16du:dateUtc="2026-02-12T15:39:00Z">
        <w:r w:rsidR="00123587" w:rsidRPr="00123587">
          <w:rPr>
            <w:rFonts w:eastAsia="KaiTi" w:cs="Times New Roman" w:hint="eastAsia"/>
          </w:rPr>
          <w:t>盾构在复杂地层中掘进时，贯入度、推力、刀盘扭矩等关键参数的准确预测对施工安全与效率具有重要意义；在软硬交替、多类地层交汇或下穿敏感建构筑物等条件下，实时或短时预测可为掘进参数调整与风险预警提供依据。多变量时序预测中，“用多长历史、预测多远”（输入长度</w:t>
        </w:r>
        <w:r w:rsidR="00123587" w:rsidRPr="00123587">
          <w:rPr>
            <w:rFonts w:eastAsia="KaiTi" w:cs="Times New Roman" w:hint="eastAsia"/>
          </w:rPr>
          <w:t xml:space="preserve"> </w:t>
        </w:r>
        <w:r w:rsidR="00123587" w:rsidRPr="00287FF6">
          <w:rPr>
            <w:rFonts w:eastAsia="KaiTi" w:cs="Times New Roman" w:hint="eastAsia"/>
            <w:i/>
            <w:iCs/>
            <w:rPrChange w:id="3" w:author="#CUI SHUAIWEN#" w:date="2026-02-12T23:48:00Z" w16du:dateUtc="2026-02-12T15:48:00Z">
              <w:rPr>
                <w:rFonts w:eastAsia="KaiTi" w:cs="Times New Roman" w:hint="eastAsia"/>
              </w:rPr>
            </w:rPrChange>
          </w:rPr>
          <w:t xml:space="preserve">T </w:t>
        </w:r>
        <w:r w:rsidR="00123587" w:rsidRPr="00123587">
          <w:rPr>
            <w:rFonts w:eastAsia="KaiTi" w:cs="Times New Roman" w:hint="eastAsia"/>
          </w:rPr>
          <w:t>与预测长度</w:t>
        </w:r>
        <w:r w:rsidR="00123587" w:rsidRPr="00123587">
          <w:rPr>
            <w:rFonts w:eastAsia="KaiTi" w:cs="Times New Roman" w:hint="eastAsia"/>
          </w:rPr>
          <w:t xml:space="preserve"> </w:t>
        </w:r>
        <w:r w:rsidR="00123587" w:rsidRPr="00287FF6">
          <w:rPr>
            <w:rFonts w:eastAsia="KaiTi" w:cs="Times New Roman" w:hint="eastAsia"/>
            <w:i/>
            <w:iCs/>
            <w:rPrChange w:id="4" w:author="#CUI SHUAIWEN#" w:date="2026-02-12T23:48:00Z" w16du:dateUtc="2026-02-12T15:48:00Z">
              <w:rPr>
                <w:rFonts w:eastAsia="KaiTi" w:cs="Times New Roman" w:hint="eastAsia"/>
              </w:rPr>
            </w:rPrChange>
          </w:rPr>
          <w:t>H</w:t>
        </w:r>
        <w:r w:rsidR="00123587" w:rsidRPr="00123587">
          <w:rPr>
            <w:rFonts w:eastAsia="KaiTi" w:cs="Times New Roman" w:hint="eastAsia"/>
          </w:rPr>
          <w:t>）的配置制约精度与成本，但同一模型下对</w:t>
        </w:r>
        <w:r w:rsidR="00123587" w:rsidRPr="00123587">
          <w:rPr>
            <w:rFonts w:eastAsia="KaiTi" w:cs="Times New Roman" w:hint="eastAsia"/>
          </w:rPr>
          <w:t xml:space="preserve"> </w:t>
        </w:r>
        <w:r w:rsidR="00123587" w:rsidRPr="00287FF6">
          <w:rPr>
            <w:rFonts w:eastAsia="KaiTi" w:cs="Times New Roman" w:hint="eastAsia"/>
            <w:i/>
            <w:iCs/>
            <w:rPrChange w:id="5" w:author="#CUI SHUAIWEN#" w:date="2026-02-12T23:48:00Z" w16du:dateUtc="2026-02-12T15:48:00Z">
              <w:rPr>
                <w:rFonts w:eastAsia="KaiTi" w:cs="Times New Roman" w:hint="eastAsia"/>
              </w:rPr>
            </w:rPrChange>
          </w:rPr>
          <w:t>T</w:t>
        </w:r>
        <w:r w:rsidR="00123587" w:rsidRPr="00123587">
          <w:rPr>
            <w:rFonts w:eastAsia="KaiTi" w:cs="Times New Roman" w:hint="eastAsia"/>
          </w:rPr>
          <w:t>、</w:t>
        </w:r>
        <w:r w:rsidR="00123587" w:rsidRPr="00287FF6">
          <w:rPr>
            <w:rFonts w:eastAsia="KaiTi" w:cs="Times New Roman" w:hint="eastAsia"/>
            <w:i/>
            <w:iCs/>
            <w:rPrChange w:id="6" w:author="#CUI SHUAIWEN#" w:date="2026-02-12T23:48:00Z" w16du:dateUtc="2026-02-12T15:48:00Z">
              <w:rPr>
                <w:rFonts w:eastAsia="KaiTi" w:cs="Times New Roman" w:hint="eastAsia"/>
              </w:rPr>
            </w:rPrChange>
          </w:rPr>
          <w:t>H</w:t>
        </w:r>
        <w:r w:rsidR="00123587" w:rsidRPr="00123587">
          <w:rPr>
            <w:rFonts w:eastAsia="KaiTi" w:cs="Times New Roman" w:hint="eastAsia"/>
          </w:rPr>
          <w:t xml:space="preserve"> </w:t>
        </w:r>
        <w:r w:rsidR="00123587" w:rsidRPr="00123587">
          <w:rPr>
            <w:rFonts w:eastAsia="KaiTi" w:cs="Times New Roman" w:hint="eastAsia"/>
          </w:rPr>
          <w:t>联合影响的系统量化与理论解释仍较缺乏。本文以盾构掘进关键参数预测为对象，采用</w:t>
        </w:r>
        <w:r w:rsidR="00123587" w:rsidRPr="00123587">
          <w:rPr>
            <w:rFonts w:eastAsia="KaiTi" w:cs="Times New Roman" w:hint="eastAsia"/>
          </w:rPr>
          <w:t xml:space="preserve"> Transformer </w:t>
        </w:r>
        <w:r w:rsidR="00123587" w:rsidRPr="00123587">
          <w:rPr>
            <w:rFonts w:eastAsia="KaiTi" w:cs="Times New Roman" w:hint="eastAsia"/>
          </w:rPr>
          <w:t>编码器，系统考察</w:t>
        </w:r>
        <w:r w:rsidR="00123587" w:rsidRPr="00123587">
          <w:rPr>
            <w:rFonts w:eastAsia="KaiTi" w:cs="Times New Roman" w:hint="eastAsia"/>
          </w:rPr>
          <w:t xml:space="preserve"> 5 </w:t>
        </w:r>
        <w:r w:rsidR="00123587" w:rsidRPr="00123587">
          <w:rPr>
            <w:rFonts w:eastAsia="KaiTi" w:cs="Times New Roman" w:hint="eastAsia"/>
          </w:rPr>
          <w:t>种输入长度与</w:t>
        </w:r>
        <w:r w:rsidR="00123587" w:rsidRPr="00123587">
          <w:rPr>
            <w:rFonts w:eastAsia="KaiTi" w:cs="Times New Roman" w:hint="eastAsia"/>
          </w:rPr>
          <w:t xml:space="preserve"> 4 </w:t>
        </w:r>
        <w:r w:rsidR="00123587" w:rsidRPr="00123587">
          <w:rPr>
            <w:rFonts w:eastAsia="KaiTi" w:cs="Times New Roman" w:hint="eastAsia"/>
          </w:rPr>
          <w:t>种预测长度共</w:t>
        </w:r>
        <w:r w:rsidR="00123587" w:rsidRPr="00123587">
          <w:rPr>
            <w:rFonts w:eastAsia="KaiTi" w:cs="Times New Roman" w:hint="eastAsia"/>
          </w:rPr>
          <w:t xml:space="preserve"> 20 </w:t>
        </w:r>
        <w:r w:rsidR="00123587" w:rsidRPr="00123587">
          <w:rPr>
            <w:rFonts w:eastAsia="KaiTi" w:cs="Times New Roman" w:hint="eastAsia"/>
          </w:rPr>
          <w:t>种组合下的预测精度与计算效率。结果表明：预测长度是主导精度的首要因素，单步预测精度高且对输入长度不敏感，随预测长度增大精度显著下降；输入长度在单步下边际收益递减；长预测时输入与预测长度相匹配有利于缓解精度恶化。本文从信息瓶颈与可预测性时域两个理论视角对上述现象给出统一解释。工程上，复杂地层中实时或资源受限场景宜采用较短输入与单步（或短步）预测；中长期预测宜采用输入–预测长度匹配或滚动预测并与机理</w:t>
        </w:r>
        <w:r w:rsidR="00123587" w:rsidRPr="00123587">
          <w:rPr>
            <w:rFonts w:eastAsia="KaiTi" w:cs="Times New Roman" w:hint="eastAsia"/>
          </w:rPr>
          <w:t>/</w:t>
        </w:r>
        <w:r w:rsidR="00123587" w:rsidRPr="00123587">
          <w:rPr>
            <w:rFonts w:eastAsia="KaiTi" w:cs="Times New Roman" w:hint="eastAsia"/>
          </w:rPr>
          <w:t>统计模型结合。本文结果为复杂地层盾构施工智能化中的关键参数实时预测与配置选型提供了实证与理论依据，对类似架构的其它多变量时序预测任务具有参考价值。</w:t>
        </w:r>
      </w:ins>
    </w:p>
    <w:p w14:paraId="28375E1F" w14:textId="16F66A33" w:rsidR="00236AE8" w:rsidRPr="00236AE8" w:rsidRDefault="0083479B" w:rsidP="00236AE8">
      <w:pPr>
        <w:pStyle w:val="03"/>
        <w:ind w:rightChars="200" w:right="420"/>
        <w:jc w:val="left"/>
        <w:rPr>
          <w:rFonts w:eastAsia="KaiTi" w:cs="Times New Roman"/>
        </w:rPr>
      </w:pPr>
      <w:r w:rsidRPr="00236AE8">
        <w:rPr>
          <w:rFonts w:eastAsia="SimHei" w:cs="Times New Roman"/>
          <w:b/>
          <w:bCs/>
          <w:color w:val="000000" w:themeColor="text1"/>
          <w:sz w:val="18"/>
        </w:rPr>
        <w:t>关键词</w:t>
      </w:r>
      <w:r w:rsidRPr="00236AE8">
        <w:rPr>
          <w:rFonts w:cs="Times New Roman"/>
          <w:color w:val="000000" w:themeColor="text1"/>
          <w:sz w:val="18"/>
        </w:rPr>
        <w:t>：</w:t>
      </w:r>
      <w:r w:rsidR="0042154C">
        <w:rPr>
          <w:rFonts w:eastAsia="KaiTi" w:cs="Times New Roman" w:hint="eastAsia"/>
        </w:rPr>
        <w:t>隧道工程；</w:t>
      </w:r>
      <w:r w:rsidR="00236AE8" w:rsidRPr="00236AE8">
        <w:rPr>
          <w:rFonts w:eastAsia="KaiTi" w:cs="Times New Roman"/>
        </w:rPr>
        <w:t>盾构掘进</w:t>
      </w:r>
      <w:r w:rsidR="0042154C">
        <w:rPr>
          <w:rFonts w:eastAsia="KaiTi" w:cs="Times New Roman" w:hint="eastAsia"/>
        </w:rPr>
        <w:t>参数</w:t>
      </w:r>
      <w:r w:rsidR="00236AE8" w:rsidRPr="00236AE8">
        <w:rPr>
          <w:rFonts w:eastAsia="KaiTi" w:cs="Times New Roman"/>
        </w:rPr>
        <w:t>；</w:t>
      </w:r>
      <w:r w:rsidR="00236AE8" w:rsidRPr="00236AE8">
        <w:rPr>
          <w:rFonts w:eastAsia="KaiTi" w:cs="Times New Roman"/>
        </w:rPr>
        <w:t>Transformer</w:t>
      </w:r>
      <w:r w:rsidR="00236AE8" w:rsidRPr="00236AE8">
        <w:rPr>
          <w:rFonts w:eastAsia="KaiTi" w:cs="Times New Roman"/>
        </w:rPr>
        <w:t>；时间序列</w:t>
      </w:r>
      <w:r w:rsidR="00010421">
        <w:rPr>
          <w:rFonts w:eastAsia="KaiTi" w:cs="Times New Roman" w:hint="eastAsia"/>
        </w:rPr>
        <w:t>实时</w:t>
      </w:r>
      <w:r w:rsidR="00236AE8" w:rsidRPr="00236AE8">
        <w:rPr>
          <w:rFonts w:eastAsia="KaiTi" w:cs="Times New Roman"/>
        </w:rPr>
        <w:t>预测；多时间尺度；深度学习</w:t>
      </w:r>
    </w:p>
    <w:p w14:paraId="58C0C949" w14:textId="67B93C99" w:rsidR="00F217DF" w:rsidRPr="00985DC1" w:rsidRDefault="0083479B" w:rsidP="00985DC1">
      <w:pPr>
        <w:pStyle w:val="03"/>
        <w:ind w:left="0" w:rightChars="200" w:right="420" w:firstLine="0"/>
        <w:jc w:val="left"/>
        <w:rPr>
          <w:rFonts w:cs="Times New Roman"/>
          <w:color w:val="000000" w:themeColor="text1"/>
          <w:sz w:val="18"/>
          <w:szCs w:val="18"/>
        </w:rPr>
      </w:pPr>
      <w:r w:rsidRPr="00D55AC0">
        <w:rPr>
          <w:rFonts w:eastAsia="SimHei" w:cs="Times New Roman"/>
          <w:b/>
          <w:bCs/>
          <w:color w:val="000000" w:themeColor="text1"/>
          <w:sz w:val="18"/>
        </w:rPr>
        <w:t>中图分类号</w:t>
      </w:r>
      <w:r w:rsidRPr="00D55AC0">
        <w:rPr>
          <w:rFonts w:cs="Times New Roman"/>
          <w:color w:val="000000" w:themeColor="text1"/>
          <w:sz w:val="18"/>
        </w:rPr>
        <w:t>：</w:t>
      </w:r>
      <w:r w:rsidRPr="00D55AC0">
        <w:rPr>
          <w:rFonts w:cs="Times New Roman"/>
          <w:color w:val="000000" w:themeColor="text1"/>
          <w:sz w:val="18"/>
        </w:rPr>
        <w:t xml:space="preserve">          </w:t>
      </w:r>
      <w:r w:rsidRPr="00D55AC0">
        <w:rPr>
          <w:rFonts w:eastAsia="SimHei" w:cs="Times New Roman"/>
          <w:b/>
          <w:color w:val="000000" w:themeColor="text1"/>
          <w:sz w:val="18"/>
        </w:rPr>
        <w:t>文献标识码</w:t>
      </w:r>
      <w:r w:rsidRPr="00D55AC0">
        <w:rPr>
          <w:rFonts w:cs="Times New Roman"/>
          <w:b/>
          <w:color w:val="000000" w:themeColor="text1"/>
          <w:sz w:val="18"/>
        </w:rPr>
        <w:t>：</w:t>
      </w:r>
      <w:r w:rsidRPr="00D55AC0">
        <w:rPr>
          <w:rFonts w:cs="Times New Roman"/>
          <w:color w:val="000000" w:themeColor="text1"/>
          <w:sz w:val="18"/>
        </w:rPr>
        <w:t xml:space="preserve">      </w:t>
      </w:r>
      <w:r w:rsidRPr="00D55AC0">
        <w:rPr>
          <w:rFonts w:eastAsia="SimHei" w:cs="Times New Roman"/>
          <w:b/>
          <w:color w:val="000000" w:themeColor="text1"/>
          <w:sz w:val="18"/>
        </w:rPr>
        <w:t>文章编号</w:t>
      </w:r>
      <w:r w:rsidRPr="00D55AC0">
        <w:rPr>
          <w:rFonts w:cs="Times New Roman"/>
          <w:b/>
          <w:color w:val="000000" w:themeColor="text1"/>
          <w:sz w:val="18"/>
        </w:rPr>
        <w:t>：</w:t>
      </w:r>
    </w:p>
    <w:p w14:paraId="667C1D2B" w14:textId="65917846" w:rsidR="004C09D9" w:rsidRPr="004C09D9" w:rsidRDefault="004C09D9" w:rsidP="004C09D9">
      <w:pPr>
        <w:pStyle w:val="BodyText"/>
        <w:spacing w:line="360" w:lineRule="exact"/>
        <w:jc w:val="center"/>
        <w:rPr>
          <w:b/>
          <w:bCs/>
          <w:color w:val="000000" w:themeColor="text1"/>
          <w:sz w:val="28"/>
          <w:szCs w:val="28"/>
        </w:rPr>
      </w:pPr>
      <w:r w:rsidRPr="004C09D9">
        <w:rPr>
          <w:b/>
          <w:bCs/>
          <w:color w:val="000000" w:themeColor="text1"/>
          <w:sz w:val="28"/>
          <w:szCs w:val="28"/>
        </w:rPr>
        <w:t xml:space="preserve">Multi-Time-Scale </w:t>
      </w:r>
      <w:r w:rsidR="00686C81">
        <w:rPr>
          <w:rFonts w:hint="eastAsia"/>
          <w:b/>
          <w:bCs/>
          <w:color w:val="000000" w:themeColor="text1"/>
          <w:sz w:val="28"/>
          <w:szCs w:val="28"/>
        </w:rPr>
        <w:t xml:space="preserve">Real-time </w:t>
      </w:r>
      <w:r w:rsidRPr="004C09D9">
        <w:rPr>
          <w:b/>
          <w:bCs/>
          <w:color w:val="000000" w:themeColor="text1"/>
          <w:sz w:val="28"/>
          <w:szCs w:val="28"/>
        </w:rPr>
        <w:t>Prediction of Key Shield Tunnelling Parameters Based on Transformer</w:t>
      </w:r>
    </w:p>
    <w:p w14:paraId="778BD66D" w14:textId="538CA7CD" w:rsidR="00B623CF" w:rsidRDefault="00665571">
      <w:pPr>
        <w:spacing w:line="300" w:lineRule="exact"/>
        <w:ind w:firstLine="420"/>
        <w:jc w:val="center"/>
        <w:rPr>
          <w:rFonts w:cs="Times New Roman"/>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w:t>
      </w:r>
      <w:r w:rsidR="000D68D9">
        <w:rPr>
          <w:rFonts w:cs="Times New Roman" w:hint="eastAsia"/>
          <w:color w:val="000000" w:themeColor="text1"/>
        </w:rPr>
        <w:t>-</w:t>
      </w:r>
      <w:r>
        <w:rPr>
          <w:rFonts w:cs="Times New Roman"/>
          <w:color w:val="000000" w:themeColor="text1"/>
        </w:rPr>
        <w:t>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w:t>
      </w:r>
      <w:r w:rsidR="000D68D9">
        <w:rPr>
          <w:rFonts w:cs="Times New Roman" w:hint="eastAsia"/>
          <w:color w:val="000000" w:themeColor="text1"/>
        </w:rPr>
        <w:t>-</w:t>
      </w:r>
      <w:r>
        <w:rPr>
          <w:rFonts w:cs="Times New Roman"/>
          <w:color w:val="000000" w:themeColor="text1"/>
        </w:rPr>
        <w:t>feng</w:t>
      </w:r>
      <w:r w:rsidR="000D68D9">
        <w:rPr>
          <w:rFonts w:cs="Times New Roman" w:hint="eastAsia"/>
          <w:color w:val="000000" w:themeColor="text1"/>
          <w:vertAlign w:val="superscript"/>
        </w:rPr>
        <w:t>1</w:t>
      </w:r>
      <w:r w:rsidR="00AA0C54">
        <w:rPr>
          <w:rFonts w:cs="Times New Roman" w:hint="eastAsia"/>
          <w:color w:val="000000" w:themeColor="text1"/>
        </w:rPr>
        <w:t xml:space="preserve">, </w:t>
      </w:r>
      <w:r w:rsidR="000D68D9">
        <w:rPr>
          <w:rFonts w:cs="Times New Roman" w:hint="eastAsia"/>
          <w:color w:val="000000" w:themeColor="text1"/>
        </w:rPr>
        <w:t>XU Bin</w:t>
      </w:r>
      <w:r w:rsidR="000D68D9">
        <w:rPr>
          <w:rFonts w:cs="Times New Roman"/>
          <w:color w:val="000000" w:themeColor="text1"/>
          <w:vertAlign w:val="superscript"/>
        </w:rPr>
        <w:t>2</w:t>
      </w:r>
      <w:r w:rsidR="000D68D9">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AA0C54">
        <w:rPr>
          <w:rFonts w:cs="Times New Roman"/>
          <w:color w:val="000000" w:themeColor="text1"/>
          <w:vertAlign w:val="superscript"/>
        </w:rPr>
        <w:t>3</w:t>
      </w:r>
      <w:r w:rsidR="00AA0C54">
        <w:rPr>
          <w:rFonts w:cs="Times New Roman" w:hint="eastAsia"/>
          <w:color w:val="000000" w:themeColor="text1"/>
        </w:rPr>
        <w:t xml:space="preserve">, </w:t>
      </w:r>
      <w:r w:rsidR="00AA0C54">
        <w:rPr>
          <w:rFonts w:cs="Times New Roman"/>
          <w:color w:val="000000" w:themeColor="text1"/>
        </w:rPr>
        <w:t>XU Jinfeng</w:t>
      </w:r>
      <w:r w:rsidR="00AA0C54">
        <w:rPr>
          <w:rFonts w:cs="Times New Roman"/>
          <w:color w:val="000000" w:themeColor="text1"/>
          <w:vertAlign w:val="superscript"/>
        </w:rPr>
        <w:t>4</w:t>
      </w:r>
    </w:p>
    <w:p w14:paraId="4AADFA2D" w14:textId="60AE7CCF" w:rsidR="00F217DF" w:rsidRDefault="0083479B">
      <w:pPr>
        <w:spacing w:line="300" w:lineRule="exact"/>
        <w:ind w:firstLine="360"/>
        <w:jc w:val="center"/>
        <w:rPr>
          <w:rFonts w:cs="Times New Roman"/>
          <w:color w:val="000000" w:themeColor="text1"/>
          <w:sz w:val="18"/>
          <w:szCs w:val="24"/>
        </w:rPr>
      </w:pPr>
      <w:r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1.</w:t>
      </w:r>
      <w:r w:rsidR="00D55AC0" w:rsidRPr="00D55AC0">
        <w:t xml:space="preserve"> </w:t>
      </w:r>
      <w:r w:rsidR="00D55AC0" w:rsidRPr="00D55AC0">
        <w:rPr>
          <w:rFonts w:hint="eastAsia"/>
          <w:i/>
          <w:iCs/>
        </w:rPr>
        <w:t>T</w:t>
      </w:r>
      <w:r w:rsidR="00D55AC0" w:rsidRPr="00D55AC0">
        <w:rPr>
          <w:rFonts w:cs="Times New Roman"/>
          <w:i/>
          <w:iCs/>
          <w:color w:val="000000" w:themeColor="text1"/>
          <w:sz w:val="18"/>
          <w:szCs w:val="18"/>
          <w:lang w:bidi="ar"/>
        </w:rPr>
        <w:t>he</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Eighth</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Ltd.</w:t>
      </w:r>
      <w:r w:rsidR="00D55AC0" w:rsidRPr="00D55AC0">
        <w:rPr>
          <w:rFonts w:cs="Times New Roman" w:hint="eastAsia"/>
          <w:i/>
          <w:iCs/>
          <w:color w:val="000000" w:themeColor="text1"/>
          <w:sz w:val="18"/>
          <w:szCs w:val="18"/>
          <w:lang w:bidi="ar"/>
        </w:rPr>
        <w:t xml:space="preserve"> o</w:t>
      </w:r>
      <w:r w:rsidR="00D55AC0" w:rsidRPr="00D55AC0">
        <w:rPr>
          <w:rFonts w:cs="Times New Roman"/>
          <w:i/>
          <w:iCs/>
          <w:color w:val="000000" w:themeColor="text1"/>
          <w:sz w:val="18"/>
          <w:szCs w:val="18"/>
          <w:lang w:bidi="ar"/>
        </w:rPr>
        <w:t>f</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China</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First</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Highway</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Co.,Ltd.,</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Tianjin</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30017</w:t>
      </w:r>
      <w:r w:rsidR="00D55AC0" w:rsidRPr="00D55AC0">
        <w:rPr>
          <w:rFonts w:cs="Times New Roman" w:hint="eastAsia"/>
          <w:i/>
          <w:iCs/>
          <w:color w:val="000000" w:themeColor="text1"/>
          <w:sz w:val="18"/>
          <w:szCs w:val="18"/>
          <w:lang w:bidi="ar"/>
        </w:rPr>
        <w:t>0</w:t>
      </w:r>
      <w:r w:rsidR="000D68D9" w:rsidRPr="00D55AC0">
        <w:rPr>
          <w:rFonts w:cs="Times New Roman" w:hint="eastAsia"/>
          <w:i/>
          <w:iCs/>
          <w:color w:val="000000" w:themeColor="text1"/>
          <w:sz w:val="18"/>
          <w:szCs w:val="18"/>
          <w:lang w:bidi="ar"/>
        </w:rPr>
        <w:t>,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2. </w:t>
      </w:r>
      <w:r w:rsidR="000D68D9" w:rsidRPr="00D55AC0">
        <w:rPr>
          <w:rFonts w:cs="Times New Roman"/>
          <w:i/>
          <w:iCs/>
          <w:color w:val="000000" w:themeColor="text1"/>
          <w:sz w:val="18"/>
          <w:szCs w:val="18"/>
          <w:lang w:bidi="ar"/>
        </w:rPr>
        <w:t>Research Institute of Highway Ministry of Transport</w:t>
      </w:r>
      <w:r w:rsidR="0074352F" w:rsidRPr="00D55AC0">
        <w:rPr>
          <w:rFonts w:cs="Times New Roman" w:hint="eastAsia"/>
          <w:i/>
          <w:iCs/>
          <w:color w:val="000000" w:themeColor="text1"/>
          <w:sz w:val="18"/>
          <w:szCs w:val="18"/>
          <w:lang w:bidi="ar"/>
        </w:rPr>
        <w:t>，</w:t>
      </w:r>
      <w:r w:rsidR="000D68D9" w:rsidRPr="00D55AC0">
        <w:rPr>
          <w:rFonts w:cs="Times New Roman" w:hint="eastAsia"/>
          <w:i/>
          <w:iCs/>
          <w:color w:val="000000" w:themeColor="text1"/>
          <w:sz w:val="18"/>
          <w:szCs w:val="18"/>
          <w:lang w:bidi="ar"/>
        </w:rPr>
        <w:t>Beijing</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100088,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3. Nanyang Technological University</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Singapore</w:t>
      </w:r>
      <w:r w:rsidR="00D55AC0" w:rsidRPr="00D55AC0">
        <w:rPr>
          <w:rFonts w:cs="Times New Roman" w:hint="eastAsia"/>
          <w:i/>
          <w:iCs/>
          <w:color w:val="000000" w:themeColor="text1"/>
          <w:sz w:val="18"/>
          <w:szCs w:val="18"/>
          <w:lang w:bidi="ar"/>
        </w:rPr>
        <w:t xml:space="preserve"> </w:t>
      </w:r>
      <w:r w:rsidR="0074352F" w:rsidRPr="00D55AC0">
        <w:rPr>
          <w:rFonts w:cs="Times New Roman" w:hint="eastAsia"/>
          <w:i/>
          <w:iCs/>
          <w:color w:val="000000" w:themeColor="text1"/>
          <w:sz w:val="18"/>
          <w:szCs w:val="18"/>
          <w:lang w:bidi="ar"/>
        </w:rPr>
        <w:t>639798</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 xml:space="preserve">4. </w:t>
      </w:r>
      <w:r w:rsidR="000D68D9" w:rsidRPr="00D55AC0">
        <w:rPr>
          <w:rFonts w:cs="Times New Roman"/>
          <w:i/>
          <w:iCs/>
          <w:color w:val="000000" w:themeColor="text1"/>
          <w:sz w:val="18"/>
          <w:szCs w:val="18"/>
          <w:lang w:bidi="ar"/>
        </w:rPr>
        <w:t>School of Civil Engineering and Transportation, South China University of Technology</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Guangzhou</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510640,</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China</w:t>
      </w:r>
      <w:r w:rsidRPr="00D55AC0">
        <w:rPr>
          <w:rFonts w:cs="Times New Roman" w:hint="eastAsia"/>
          <w:i/>
          <w:iCs/>
          <w:color w:val="000000" w:themeColor="text1"/>
          <w:sz w:val="18"/>
          <w:szCs w:val="18"/>
          <w:lang w:bidi="ar"/>
        </w:rPr>
        <w:t>）</w:t>
      </w:r>
    </w:p>
    <w:p w14:paraId="7B3D1ECD" w14:textId="098D887F" w:rsidR="00D70C66" w:rsidRPr="00377E12" w:rsidRDefault="0083479B" w:rsidP="00985DC1">
      <w:pPr>
        <w:spacing w:line="320" w:lineRule="exact"/>
        <w:rPr>
          <w:rFonts w:cs="Times New Roman"/>
          <w:bCs/>
        </w:rPr>
      </w:pPr>
      <w:r w:rsidRPr="00A73629">
        <w:rPr>
          <w:rFonts w:cs="Times New Roman"/>
          <w:b/>
          <w:bCs/>
        </w:rPr>
        <w:t>Abstract</w:t>
      </w:r>
      <w:r w:rsidRPr="00A73629">
        <w:rPr>
          <w:rFonts w:cs="Times New Roman" w:hint="eastAsia"/>
          <w:b/>
          <w:bCs/>
        </w:rPr>
        <w:t xml:space="preserve">: </w:t>
      </w:r>
      <w:commentRangeStart w:id="7"/>
      <w:del w:id="8" w:author="#CUI SHUAIWEN#" w:date="2026-02-12T23:40:00Z" w16du:dateUtc="2026-02-12T15:40:00Z">
        <w:r w:rsidR="00D70C66" w:rsidRPr="00D70C66" w:rsidDel="00123587">
          <w:rPr>
            <w:rFonts w:cs="Times New Roman"/>
            <w:bCs/>
          </w:rPr>
          <w:delText>Accurate prediction of key shield tunnelling parameters such as penetration rate, thrust and cutterhead torque is of great importance to construction safety and efficiency when shield tunnelling is carried out in complex strata. Especially under complex geological and environmental conditions such as alternating soft and hard layers, intersection of multiple strata, or undercrossing sensitive structures, real-time or short-term prediction can provide a basis for adjusting tunnelling parameters and for risk early warning and can help achieve proactive control and reduce risks such as face instability and surface settlement. In multi-variable time series forecasting, the choice of “how much history to use and how far to predict” (input length and prediction length) generally constrains both prediction accuracy and computational cost, but systematic quantification of their joint effect under a single model is still lacking. This paper takes key shield tunnelling parameter prediction as the application, addresses the characteristics of strong multi-variable coupling and long-range dependence in the time series, adopts a Transformer encoder, and systematically examines prediction accuracy and computational efficiency under 5 input sequence lengths and 4 prediction lengths (20 combinations in total). The results show that prediction length is the primary factor governing accuracy: one-step prediction achieves high accuracy and is largely insensitive to input length, while accuracy decreases markedly as prediction length increases; input length exhibits diminishing marginal returns for one-step prediction, with longer input increasing computational cost but yielding limited gain in accuracy; for long-horizon prediction, matching input length to prediction length helps mitigate accuracy degradation, but direct long-horizon multi-step prediction remains limited. This paper gives a unified interpretation of the above phenomena from two theoretical perspectives—information bottleneck and predictability horizon—and points out that alignment of input and prediction lengths in temporal scale helps mitigate performance degradation in long-horizon prediction. Practical implications are: for real-time or resource-constrained scenarios in complex strata, shorter input and one-step (or short-horizon) prediction are recommended to balance accuracy and cost; for accuracy-oriented offline analysis, moderate input length with one-step prediction may be used; when medium- or long-term prediction is required, priority should be given to matching input and prediction lengths or to rolling prediction combined with mechanistic or statistical models. The results provide empirical basis and theoretical support for real-time prediction of key parameters and for configuration selection in intelligent shield tunnelling in complex strata, and the findings are of reference value for other multi-variable time series forecasting tasks that use similar architectures.</w:delText>
        </w:r>
        <w:commentRangeEnd w:id="7"/>
        <w:r w:rsidR="00123587" w:rsidRPr="00123587" w:rsidDel="00123587">
          <w:rPr>
            <w:rStyle w:val="CommentReference"/>
            <w:rFonts w:cs="Times New Roman"/>
            <w:bCs/>
            <w:szCs w:val="22"/>
          </w:rPr>
          <w:commentReference w:id="7"/>
        </w:r>
      </w:del>
      <w:ins w:id="9" w:author="#CUI SHUAIWEN#" w:date="2026-02-12T23:40:00Z" w16du:dateUtc="2026-02-12T15:40:00Z">
        <w:r w:rsidR="00123587" w:rsidRPr="00123587">
          <w:rPr>
            <w:rFonts w:cs="Times New Roman"/>
            <w:bCs/>
          </w:rPr>
          <w:t xml:space="preserve">Accurate prediction of key shield tunnelling parameters (e.g. penetration rate, thrust, cutterhead torque) is important for construction safety and efficiency when tunnelling in complex strata; under conditions such as alternating soft and hard layers, multiple strata intersection or undercrossing sensitive structures, real-time or short-term prediction can support parameter adjustment and risk early warning. In multi-variable time series forecasting, the choice of “how much history to use and how far to predict” (input length </w:t>
        </w:r>
        <w:r w:rsidR="00123587" w:rsidRPr="00287FF6">
          <w:rPr>
            <w:rFonts w:cs="Times New Roman"/>
            <w:bCs/>
            <w:i/>
            <w:iCs/>
            <w:rPrChange w:id="10" w:author="#CUI SHUAIWEN#" w:date="2026-02-12T23:48:00Z" w16du:dateUtc="2026-02-12T15:48:00Z">
              <w:rPr>
                <w:rFonts w:cs="Times New Roman"/>
                <w:bCs/>
              </w:rPr>
            </w:rPrChange>
          </w:rPr>
          <w:t>T</w:t>
        </w:r>
        <w:r w:rsidR="00123587" w:rsidRPr="00123587">
          <w:rPr>
            <w:rFonts w:cs="Times New Roman"/>
            <w:bCs/>
          </w:rPr>
          <w:t xml:space="preserve"> and prediction length </w:t>
        </w:r>
        <w:r w:rsidR="00123587" w:rsidRPr="00287FF6">
          <w:rPr>
            <w:rFonts w:cs="Times New Roman"/>
            <w:bCs/>
            <w:i/>
            <w:iCs/>
            <w:rPrChange w:id="11" w:author="#CUI SHUAIWEN#" w:date="2026-02-12T23:48:00Z" w16du:dateUtc="2026-02-12T15:48:00Z">
              <w:rPr>
                <w:rFonts w:cs="Times New Roman"/>
                <w:bCs/>
              </w:rPr>
            </w:rPrChange>
          </w:rPr>
          <w:t>H</w:t>
        </w:r>
        <w:r w:rsidR="00123587" w:rsidRPr="00123587">
          <w:rPr>
            <w:rFonts w:cs="Times New Roman"/>
            <w:bCs/>
          </w:rPr>
          <w:t xml:space="preserve">) constrains both accuracy and cost, but systematic quantification and theoretical interpretation of their joint effect under a single model are still lacking. This paper takes shield tunnelling parameter prediction as the application, adopts a Transformer encoder, and systematically examines prediction accuracy and computational efficiency under 5 input lengths and 4 prediction lengths (20 combinations). The results show that prediction length is the primary factor governing accuracy: one-step prediction achieves high accuracy and is largely insensitive to input length, while accuracy decreases markedly as prediction length increases; input length exhibits diminishing marginal returns for one-step prediction; matching input and prediction lengths helps mitigate accuracy degradation in long-horizon settings. The paper gives a unified interpretation from two theoretical perspectives—information bottleneck and predictability horizon. For practice, shorter input with one-step (or short-horizon) prediction is recommended in real-time or resource-constrained scenarios in complex strata; for medium- or long-term prediction, matching input </w:t>
        </w:r>
        <w:r w:rsidR="00123587" w:rsidRPr="00123587">
          <w:rPr>
            <w:rFonts w:cs="Times New Roman"/>
            <w:bCs/>
          </w:rPr>
          <w:lastRenderedPageBreak/>
          <w:t>and prediction lengths or rolling prediction combined with mechanistic or statistical models is advised. The results provide empirical and theoretical basis for real-time prediction of key parameters and configuration selection in intelligent shield tunnelling in complex strata, and are of reference value for other multi-variable time series forecasting tasks using similar architectures.</w:t>
        </w:r>
      </w:ins>
    </w:p>
    <w:p w14:paraId="62F68C24" w14:textId="5A4E0118"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42154C" w:rsidRPr="0042154C">
        <w:rPr>
          <w:rFonts w:cs="Times New Roman"/>
          <w:color w:val="000000" w:themeColor="text1"/>
        </w:rPr>
        <w:t xml:space="preserve">Tunnel engineering; </w:t>
      </w:r>
      <w:r w:rsidR="0042154C">
        <w:rPr>
          <w:rFonts w:cs="Times New Roman" w:hint="eastAsia"/>
          <w:color w:val="000000" w:themeColor="text1"/>
        </w:rPr>
        <w:t>S</w:t>
      </w:r>
      <w:r w:rsidR="0042154C" w:rsidRPr="0042154C">
        <w:rPr>
          <w:rFonts w:cs="Times New Roman"/>
          <w:color w:val="000000" w:themeColor="text1"/>
        </w:rPr>
        <w:t>hield</w:t>
      </w:r>
      <w:r w:rsidR="0042154C">
        <w:rPr>
          <w:rFonts w:cs="Times New Roman" w:hint="eastAsia"/>
          <w:color w:val="000000" w:themeColor="text1"/>
        </w:rPr>
        <w:t xml:space="preserve"> excavation</w:t>
      </w:r>
      <w:r w:rsidR="0042154C" w:rsidRPr="0042154C">
        <w:rPr>
          <w:rFonts w:cs="Times New Roman"/>
          <w:color w:val="000000" w:themeColor="text1"/>
        </w:rPr>
        <w:t xml:space="preserve"> parameters;</w:t>
      </w:r>
      <w:r w:rsidR="00377E12" w:rsidRPr="00377E12">
        <w:rPr>
          <w:rFonts w:cs="Times New Roman"/>
          <w:color w:val="000000" w:themeColor="text1"/>
        </w:rPr>
        <w:t xml:space="preserve"> Transformer; </w:t>
      </w:r>
      <w:r w:rsidR="0042154C">
        <w:rPr>
          <w:rFonts w:cs="Times New Roman" w:hint="eastAsia"/>
          <w:color w:val="000000" w:themeColor="text1"/>
        </w:rPr>
        <w:t>T</w:t>
      </w:r>
      <w:r w:rsidR="00377E12" w:rsidRPr="00377E12">
        <w:rPr>
          <w:rFonts w:cs="Times New Roman"/>
          <w:color w:val="000000" w:themeColor="text1"/>
        </w:rPr>
        <w:t xml:space="preserve">ime series </w:t>
      </w:r>
      <w:r w:rsidR="00010421">
        <w:rPr>
          <w:rFonts w:cs="Times New Roman" w:hint="eastAsia"/>
          <w:color w:val="000000" w:themeColor="text1"/>
        </w:rPr>
        <w:t xml:space="preserve">real-time </w:t>
      </w:r>
      <w:r w:rsidR="00377E12" w:rsidRPr="00377E12">
        <w:rPr>
          <w:rFonts w:cs="Times New Roman"/>
          <w:color w:val="000000" w:themeColor="text1"/>
        </w:rPr>
        <w:t xml:space="preserve">forecasting; </w:t>
      </w:r>
      <w:r w:rsidR="0042154C">
        <w:rPr>
          <w:rFonts w:cs="Times New Roman" w:hint="eastAsia"/>
          <w:color w:val="000000" w:themeColor="text1"/>
        </w:rPr>
        <w:t>M</w:t>
      </w:r>
      <w:r w:rsidR="00377E12" w:rsidRPr="00377E12">
        <w:rPr>
          <w:rFonts w:cs="Times New Roman"/>
          <w:color w:val="000000" w:themeColor="text1"/>
        </w:rPr>
        <w:t xml:space="preserve">ulti-time-scale; </w:t>
      </w:r>
      <w:r w:rsidR="0042154C">
        <w:rPr>
          <w:rFonts w:cs="Times New Roman" w:hint="eastAsia"/>
          <w:color w:val="000000" w:themeColor="text1"/>
        </w:rPr>
        <w:t>D</w:t>
      </w:r>
      <w:r w:rsidR="00377E12" w:rsidRPr="00377E12">
        <w:rPr>
          <w:rFonts w:cs="Times New Roman"/>
          <w:color w:val="000000" w:themeColor="text1"/>
        </w:rPr>
        <w:t>eep learning</w:t>
      </w:r>
    </w:p>
    <w:p w14:paraId="276B2B07" w14:textId="77777777" w:rsidR="00F217DF" w:rsidRDefault="00F217DF">
      <w:pPr>
        <w:ind w:leftChars="200" w:left="420" w:rightChars="200" w:right="420" w:firstLine="420"/>
        <w:rPr>
          <w:rFonts w:cs="Times New Roman"/>
          <w:color w:val="000000" w:themeColor="text1"/>
          <w:szCs w:val="21"/>
        </w:rPr>
      </w:pP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13"/>
          <w:footerReference w:type="first" r:id="rId14"/>
          <w:type w:val="continuous"/>
          <w:pgSz w:w="11906" w:h="16838"/>
          <w:pgMar w:top="2098" w:right="1134" w:bottom="1134" w:left="1134" w:header="1247" w:footer="992" w:gutter="0"/>
          <w:cols w:space="720"/>
          <w:titlePg/>
          <w:docGrid w:type="linesAndChars" w:linePitch="312"/>
        </w:sectPr>
      </w:pPr>
    </w:p>
    <w:p w14:paraId="72685B85" w14:textId="09BC8739" w:rsidR="00D70C66" w:rsidRPr="00D70C66" w:rsidRDefault="00467599" w:rsidP="00D70C66">
      <w:pPr>
        <w:rPr>
          <w:rFonts w:ascii="SimHei" w:eastAsia="SimHei" w:hAnsi="SimHei" w:cs="方正黑体简体"/>
          <w:kern w:val="0"/>
          <w:sz w:val="24"/>
        </w:rPr>
      </w:pPr>
      <w:bookmarkStart w:id="12" w:name="OLE_LINK1"/>
      <w:r>
        <w:rPr>
          <w:rFonts w:ascii="SimHei" w:eastAsia="SimHei" w:hAnsi="SimHei" w:cs="方正黑体简体" w:hint="eastAsia"/>
          <w:kern w:val="0"/>
          <w:sz w:val="24"/>
        </w:rPr>
        <w:t xml:space="preserve">0 </w:t>
      </w:r>
      <w:r w:rsidR="00EB6C9D" w:rsidRPr="00985DC1">
        <w:rPr>
          <w:rFonts w:ascii="SimHei" w:eastAsia="SimHei" w:hAnsi="SimHei" w:cs="方正黑体简体" w:hint="eastAsia"/>
          <w:kern w:val="0"/>
          <w:sz w:val="24"/>
        </w:rPr>
        <w:t>引言</w:t>
      </w:r>
    </w:p>
    <w:bookmarkEnd w:id="12"/>
    <w:p w14:paraId="63447856" w14:textId="645071DB"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盾构在复杂地层中掘进时，贯入度、推力、刀盘扭矩等关键参数的准确预测对施工安全与效率至关重要</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{"citationID":"PD1kdVf3","properties":{"formattedCitation":"\\super [1]\\nosupersub{}","plainCitation":"[1]","noteIndex":0},"citationItems":[{"id":1635,"uris":["http://zotero.org/users/12299105/items/E7IDJ3ZZ"],"itemData":{</w:instrText>
      </w:r>
      <w:r w:rsidR="008B5DEC">
        <w:rPr>
          <w:rFonts w:cs="Times New Roman" w:hint="eastAsia"/>
          <w:color w:val="000000" w:themeColor="text1"/>
        </w:rPr>
        <w:instrText>"id":1635,"type":"article-journal","abstract":"</w:instrText>
      </w:r>
      <w:r w:rsidR="008B5DEC">
        <w:rPr>
          <w:rFonts w:cs="Times New Roman" w:hint="eastAsia"/>
          <w:color w:val="000000" w:themeColor="text1"/>
        </w:rPr>
        <w:instrText>为了研究盾构机在特定地层条件正常掘进状态下的掘进参数选取和预测</w:instrText>
      </w:r>
      <w:r w:rsidR="008B5DEC">
        <w:rPr>
          <w:rFonts w:cs="Times New Roman" w:hint="eastAsia"/>
          <w:color w:val="000000" w:themeColor="text1"/>
        </w:rPr>
        <w:instrText>,</w:instrText>
      </w:r>
      <w:r w:rsidR="008B5DEC">
        <w:rPr>
          <w:rFonts w:cs="Times New Roman" w:hint="eastAsia"/>
          <w:color w:val="000000" w:themeColor="text1"/>
        </w:rPr>
        <w:instrText>以深圳地铁</w:instrText>
      </w:r>
      <w:r w:rsidR="008B5DEC">
        <w:rPr>
          <w:rFonts w:cs="Times New Roman" w:hint="eastAsia"/>
          <w:color w:val="000000" w:themeColor="text1"/>
        </w:rPr>
        <w:instrText>16</w:instrText>
      </w:r>
      <w:r w:rsidR="008B5DEC">
        <w:rPr>
          <w:rFonts w:cs="Times New Roman" w:hint="eastAsia"/>
          <w:color w:val="000000" w:themeColor="text1"/>
        </w:rPr>
        <w:instrText>号线天健花园站—龙城中路站左线土压平衡盾构施工区间的微风化灰岩地层段为背景</w:instrText>
      </w:r>
      <w:r w:rsidR="008B5DEC">
        <w:rPr>
          <w:rFonts w:cs="Times New Roman" w:hint="eastAsia"/>
          <w:color w:val="000000" w:themeColor="text1"/>
        </w:rPr>
        <w:instrText>,</w:instrText>
      </w:r>
      <w:r w:rsidR="008B5DEC">
        <w:rPr>
          <w:rFonts w:cs="Times New Roman" w:hint="eastAsia"/>
          <w:color w:val="000000" w:themeColor="text1"/>
        </w:rPr>
        <w:instrText>对其掘进参数进行数理统计、</w:instrText>
      </w:r>
      <w:r w:rsidR="008B5DEC">
        <w:rPr>
          <w:rFonts w:cs="Times New Roman" w:hint="eastAsia"/>
          <w:color w:val="000000" w:themeColor="text1"/>
        </w:rPr>
        <w:instrText>Pearson</w:instrText>
      </w:r>
      <w:r w:rsidR="008B5DEC">
        <w:rPr>
          <w:rFonts w:cs="Times New Roman" w:hint="eastAsia"/>
          <w:color w:val="000000" w:themeColor="text1"/>
        </w:rPr>
        <w:instrText>相关性分析及建立预测模型。考虑了施工工艺等因素对数据的影响</w:instrText>
      </w:r>
      <w:r w:rsidR="008B5DEC">
        <w:rPr>
          <w:rFonts w:cs="Times New Roman" w:hint="eastAsia"/>
          <w:color w:val="000000" w:themeColor="text1"/>
        </w:rPr>
        <w:instrText>;</w:instrText>
      </w:r>
      <w:r w:rsidR="008B5DEC">
        <w:rPr>
          <w:rFonts w:cs="Times New Roman" w:hint="eastAsia"/>
          <w:color w:val="000000" w:themeColor="text1"/>
        </w:rPr>
        <w:instrText>对</w:instrText>
      </w:r>
      <w:r w:rsidR="008B5DEC">
        <w:rPr>
          <w:rFonts w:cs="Times New Roman" w:hint="eastAsia"/>
          <w:color w:val="000000" w:themeColor="text1"/>
        </w:rPr>
        <w:instrText>6</w:instrText>
      </w:r>
      <w:r w:rsidR="008B5DEC">
        <w:rPr>
          <w:rFonts w:cs="Times New Roman" w:hint="eastAsia"/>
          <w:color w:val="000000" w:themeColor="text1"/>
        </w:rPr>
        <w:instrText>个主要掘进参数的相关性进行了定量分析</w:instrText>
      </w:r>
      <w:r w:rsidR="008B5DEC">
        <w:rPr>
          <w:rFonts w:cs="Times New Roman" w:hint="eastAsia"/>
          <w:color w:val="000000" w:themeColor="text1"/>
        </w:rPr>
        <w:instrText>;</w:instrText>
      </w:r>
      <w:r w:rsidR="008B5DEC">
        <w:rPr>
          <w:rFonts w:cs="Times New Roman" w:hint="eastAsia"/>
          <w:color w:val="000000" w:themeColor="text1"/>
        </w:rPr>
        <w:instrText>用多元线性回归和随机森林方法对主要掘进参数进行建模预测。研究结果表明</w:instrText>
      </w:r>
      <w:r w:rsidR="008B5DEC">
        <w:rPr>
          <w:rFonts w:cs="Times New Roman" w:hint="eastAsia"/>
          <w:color w:val="000000" w:themeColor="text1"/>
        </w:rPr>
        <w:instrText>,</w:instrText>
      </w:r>
      <w:r w:rsidR="008B5DEC">
        <w:rPr>
          <w:rFonts w:cs="Times New Roman" w:hint="eastAsia"/>
          <w:color w:val="000000" w:themeColor="text1"/>
        </w:rPr>
        <w:instrText>在该地层条件下的推进速度平均值为</w:instrText>
      </w:r>
      <w:r w:rsidR="008B5DEC">
        <w:rPr>
          <w:rFonts w:cs="Times New Roman" w:hint="eastAsia"/>
          <w:color w:val="000000" w:themeColor="text1"/>
        </w:rPr>
        <w:instrText>15.81 mm/min</w:instrText>
      </w:r>
      <w:r w:rsidR="008B5DEC">
        <w:rPr>
          <w:rFonts w:cs="Times New Roman" w:hint="eastAsia"/>
          <w:color w:val="000000" w:themeColor="text1"/>
        </w:rPr>
        <w:instrText>、总推进力平均值为</w:instrText>
      </w:r>
      <w:r w:rsidR="008B5DEC">
        <w:rPr>
          <w:rFonts w:cs="Times New Roman" w:hint="eastAsia"/>
          <w:color w:val="000000" w:themeColor="text1"/>
        </w:rPr>
        <w:instrText>12 973.69 kN</w:instrText>
      </w:r>
      <w:r w:rsidR="008B5DEC">
        <w:rPr>
          <w:rFonts w:cs="Times New Roman" w:hint="eastAsia"/>
          <w:color w:val="000000" w:themeColor="text1"/>
        </w:rPr>
        <w:instrText>等</w:instrText>
      </w:r>
      <w:r w:rsidR="008B5DEC">
        <w:rPr>
          <w:rFonts w:cs="Times New Roman" w:hint="eastAsia"/>
          <w:color w:val="000000" w:themeColor="text1"/>
        </w:rPr>
        <w:instrText>;</w:instrText>
      </w:r>
      <w:r w:rsidR="008B5DEC">
        <w:rPr>
          <w:rFonts w:cs="Times New Roman" w:hint="eastAsia"/>
          <w:color w:val="000000" w:themeColor="text1"/>
        </w:rPr>
        <w:instrText>计算出</w:instrText>
      </w:r>
      <w:r w:rsidR="008B5DEC">
        <w:rPr>
          <w:rFonts w:cs="Times New Roman" w:hint="eastAsia"/>
          <w:color w:val="000000" w:themeColor="text1"/>
        </w:rPr>
        <w:instrText>6</w:instrText>
      </w:r>
      <w:r w:rsidR="008B5DEC">
        <w:rPr>
          <w:rFonts w:cs="Times New Roman" w:hint="eastAsia"/>
          <w:color w:val="000000" w:themeColor="text1"/>
        </w:rPr>
        <w:instrText>个掘进参数间的</w:instrText>
      </w:r>
      <w:r w:rsidR="008B5DEC">
        <w:rPr>
          <w:rFonts w:cs="Times New Roman" w:hint="eastAsia"/>
          <w:color w:val="000000" w:themeColor="text1"/>
        </w:rPr>
        <w:instrText>Pearson</w:instrText>
      </w:r>
      <w:r w:rsidR="008B5DEC">
        <w:rPr>
          <w:rFonts w:cs="Times New Roman" w:hint="eastAsia"/>
          <w:color w:val="000000" w:themeColor="text1"/>
        </w:rPr>
        <w:instrText>相关系数</w:instrText>
      </w:r>
      <w:r w:rsidR="008B5DEC">
        <w:rPr>
          <w:rFonts w:cs="Times New Roman" w:hint="eastAsia"/>
          <w:color w:val="000000" w:themeColor="text1"/>
        </w:rPr>
        <w:instrText>,</w:instrText>
      </w:r>
      <w:r w:rsidR="008B5DEC">
        <w:rPr>
          <w:rFonts w:cs="Times New Roman" w:hint="eastAsia"/>
          <w:color w:val="000000" w:themeColor="text1"/>
        </w:rPr>
        <w:instrText>其中总推进力和刀盘转矩的相关系数</w:instrText>
      </w:r>
      <w:r w:rsidR="008B5DEC">
        <w:rPr>
          <w:rFonts w:cs="Times New Roman" w:hint="eastAsia"/>
          <w:color w:val="000000" w:themeColor="text1"/>
        </w:rPr>
        <w:instrText>r</w:instrText>
      </w:r>
      <w:r w:rsidR="008B5DEC">
        <w:rPr>
          <w:rFonts w:cs="Times New Roman" w:hint="eastAsia"/>
          <w:color w:val="000000" w:themeColor="text1"/>
        </w:rPr>
        <w:instrText>为</w:instrText>
      </w:r>
      <w:r w:rsidR="008B5DEC">
        <w:rPr>
          <w:rFonts w:cs="Times New Roman" w:hint="eastAsia"/>
          <w:color w:val="000000" w:themeColor="text1"/>
        </w:rPr>
        <w:instrText>0.569,</w:instrText>
      </w:r>
      <w:r w:rsidR="008B5DEC">
        <w:rPr>
          <w:rFonts w:cs="Times New Roman" w:hint="eastAsia"/>
          <w:color w:val="000000" w:themeColor="text1"/>
        </w:rPr>
        <w:instrText>存在显著的中等正相关关系</w:instrText>
      </w:r>
      <w:r w:rsidR="008B5DEC">
        <w:rPr>
          <w:rFonts w:cs="Times New Roman" w:hint="eastAsia"/>
          <w:color w:val="000000" w:themeColor="text1"/>
        </w:rPr>
        <w:instrText>;</w:instrText>
      </w:r>
      <w:r w:rsidR="008B5DEC">
        <w:rPr>
          <w:rFonts w:cs="Times New Roman" w:hint="eastAsia"/>
          <w:color w:val="000000" w:themeColor="text1"/>
        </w:rPr>
        <w:instrText>运用相关系数</w:instrText>
      </w:r>
      <w:r w:rsidR="008B5DEC">
        <w:rPr>
          <w:rFonts w:cs="Times New Roman" w:hint="eastAsia"/>
          <w:color w:val="000000" w:themeColor="text1"/>
        </w:rPr>
        <w:instrText>r</w:instrText>
      </w:r>
      <w:r w:rsidR="008B5DEC">
        <w:rPr>
          <w:rFonts w:cs="Times New Roman" w:hint="eastAsia"/>
          <w:color w:val="000000" w:themeColor="text1"/>
        </w:rPr>
        <w:instrText>、平均绝对误差</w:instrText>
      </w:r>
      <w:r w:rsidR="008B5DEC">
        <w:rPr>
          <w:rFonts w:cs="Times New Roman" w:hint="eastAsia"/>
          <w:color w:val="000000" w:themeColor="text1"/>
        </w:rPr>
        <w:instrText>(MAE)</w:instrText>
      </w:r>
      <w:r w:rsidR="008B5DEC">
        <w:rPr>
          <w:rFonts w:cs="Times New Roman" w:hint="eastAsia"/>
          <w:color w:val="000000" w:themeColor="text1"/>
        </w:rPr>
        <w:instrText>和均方根误差</w:instrText>
      </w:r>
      <w:r w:rsidR="008B5DEC">
        <w:rPr>
          <w:rFonts w:cs="Times New Roman" w:hint="eastAsia"/>
          <w:color w:val="000000" w:themeColor="text1"/>
        </w:rPr>
        <w:instrText>(RMSE)3</w:instrText>
      </w:r>
      <w:r w:rsidR="008B5DEC">
        <w:rPr>
          <w:rFonts w:cs="Times New Roman" w:hint="eastAsia"/>
          <w:color w:val="000000" w:themeColor="text1"/>
        </w:rPr>
        <w:instrText>个指标对模型进行对比评估</w:instrText>
      </w:r>
      <w:r w:rsidR="008B5DEC">
        <w:rPr>
          <w:rFonts w:cs="Times New Roman" w:hint="eastAsia"/>
          <w:color w:val="000000" w:themeColor="text1"/>
        </w:rPr>
        <w:instrText>,</w:instrText>
      </w:r>
      <w:r w:rsidR="008B5DEC">
        <w:rPr>
          <w:rFonts w:cs="Times New Roman" w:hint="eastAsia"/>
          <w:color w:val="000000" w:themeColor="text1"/>
        </w:rPr>
        <w:instrText>结果表明随机森林模型预测性能更优。</w:instrText>
      </w:r>
      <w:r w:rsidR="008B5DEC">
        <w:rPr>
          <w:rFonts w:cs="Times New Roman" w:hint="eastAsia"/>
          <w:color w:val="000000" w:themeColor="text1"/>
        </w:rPr>
        <w:instrText>","call-number":"11-4688/T","citation-key":"likun;tianguanfeng;mahongwei;yangxiaolin;pubaojun;jiangyunchen;_tuyapinghengdungoujuejincanshuxiangguanxingfenxijiyucemoxing_2021","container-title":"</w:instrText>
      </w:r>
      <w:r w:rsidR="008B5DEC">
        <w:rPr>
          <w:rFonts w:cs="Times New Roman" w:hint="eastAsia"/>
          <w:color w:val="000000" w:themeColor="text1"/>
        </w:rPr>
        <w:instrText>科学技术与工程</w:instrText>
      </w:r>
      <w:r w:rsidR="008B5DEC">
        <w:rPr>
          <w:rFonts w:cs="Times New Roman" w:hint="eastAsia"/>
          <w:color w:val="000000" w:themeColor="text1"/>
        </w:rPr>
        <w:instrText>","ISSN":"1671-1815","issue":"09 vo 21","language":"</w:instrText>
      </w:r>
      <w:r w:rsidR="008B5DEC">
        <w:rPr>
          <w:rFonts w:cs="Times New Roman" w:hint="eastAsia"/>
          <w:color w:val="000000" w:themeColor="text1"/>
        </w:rPr>
        <w:instrText>中文</w:instrText>
      </w:r>
      <w:r w:rsidR="008B5DEC">
        <w:rPr>
          <w:rFonts w:cs="Times New Roman" w:hint="eastAsia"/>
          <w:color w:val="000000" w:themeColor="text1"/>
        </w:rPr>
        <w:instrText>;","page":"3814-3821","title":"</w:instrText>
      </w:r>
      <w:r w:rsidR="008B5DEC">
        <w:rPr>
          <w:rFonts w:cs="Times New Roman" w:hint="eastAsia"/>
          <w:color w:val="000000" w:themeColor="text1"/>
        </w:rPr>
        <w:instrText>土压平衡盾构掘进参数相关性分析及预测模型</w:instrText>
      </w:r>
      <w:r w:rsidR="008B5DEC">
        <w:rPr>
          <w:rFonts w:cs="Times New Roman" w:hint="eastAsia"/>
          <w:color w:val="000000" w:themeColor="text1"/>
        </w:rPr>
        <w:instrText>","author":[{"family":"</w:instrText>
      </w:r>
      <w:r w:rsidR="008B5DEC">
        <w:rPr>
          <w:rFonts w:cs="Times New Roman" w:hint="eastAsia"/>
          <w:color w:val="000000" w:themeColor="text1"/>
        </w:rPr>
        <w:instrText>李锟</w:instrText>
      </w:r>
      <w:r w:rsidR="008B5DEC">
        <w:rPr>
          <w:rFonts w:cs="Times New Roman" w:hint="eastAsia"/>
          <w:color w:val="000000" w:themeColor="text1"/>
        </w:rPr>
        <w:instrText>;</w:instrText>
      </w:r>
      <w:r w:rsidR="008B5DEC">
        <w:rPr>
          <w:rFonts w:cs="Times New Roman" w:hint="eastAsia"/>
          <w:color w:val="000000" w:themeColor="text1"/>
        </w:rPr>
        <w:instrText>田管凤</w:instrText>
      </w:r>
      <w:r w:rsidR="008B5DEC">
        <w:rPr>
          <w:rFonts w:cs="Times New Roman" w:hint="eastAsia"/>
          <w:color w:val="000000" w:themeColor="text1"/>
        </w:rPr>
        <w:instrText>;</w:instrText>
      </w:r>
      <w:r w:rsidR="008B5DEC">
        <w:rPr>
          <w:rFonts w:cs="Times New Roman" w:hint="eastAsia"/>
          <w:color w:val="000000" w:themeColor="text1"/>
        </w:rPr>
        <w:instrText>马宏伟</w:instrText>
      </w:r>
      <w:r w:rsidR="008B5DEC">
        <w:rPr>
          <w:rFonts w:cs="Times New Roman" w:hint="eastAsia"/>
          <w:color w:val="000000" w:themeColor="text1"/>
        </w:rPr>
        <w:instrText>;</w:instrText>
      </w:r>
      <w:r w:rsidR="008B5DEC">
        <w:rPr>
          <w:rFonts w:cs="Times New Roman" w:hint="eastAsia"/>
          <w:color w:val="000000" w:themeColor="text1"/>
        </w:rPr>
        <w:instrText>杨晓林</w:instrText>
      </w:r>
      <w:r w:rsidR="008B5DEC">
        <w:rPr>
          <w:rFonts w:cs="Times New Roman" w:hint="eastAsia"/>
          <w:color w:val="000000" w:themeColor="text1"/>
        </w:rPr>
        <w:instrText>;</w:instrText>
      </w:r>
      <w:r w:rsidR="008B5DEC">
        <w:rPr>
          <w:rFonts w:cs="Times New Roman" w:hint="eastAsia"/>
          <w:color w:val="000000" w:themeColor="text1"/>
        </w:rPr>
        <w:instrText>蒲宝军</w:instrText>
      </w:r>
      <w:r w:rsidR="008B5DEC">
        <w:rPr>
          <w:rFonts w:cs="Times New Roman" w:hint="eastAsia"/>
          <w:color w:val="000000" w:themeColor="text1"/>
        </w:rPr>
        <w:instrText>;</w:instrText>
      </w:r>
      <w:r w:rsidR="008B5DEC">
        <w:rPr>
          <w:rFonts w:cs="Times New Roman" w:hint="eastAsia"/>
          <w:color w:val="000000" w:themeColor="text1"/>
        </w:rPr>
        <w:instrText>江运陈</w:instrText>
      </w:r>
      <w:r w:rsidR="008B5DEC">
        <w:rPr>
          <w:rFonts w:cs="Times New Roman" w:hint="eastAsia"/>
          <w:color w:val="000000" w:themeColor="text1"/>
        </w:rPr>
        <w:instrText>;","given":</w:instrText>
      </w:r>
      <w:r w:rsidR="008B5DEC">
        <w:rPr>
          <w:rFonts w:cs="Times New Roman"/>
          <w:color w:val="000000" w:themeColor="text1"/>
        </w:rPr>
        <w:instrText xml:space="preserve">""}],"issued":{"date-parts":[["2021"]]}}}],"schema":"https://github.com/citation-style-language/schema/raw/master/csl-citation.json"}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[1]</w:t>
      </w:r>
      <w:r w:rsidR="008B5DEC">
        <w:rPr>
          <w:rFonts w:cs="Times New Roman"/>
          <w:color w:val="000000" w:themeColor="text1"/>
        </w:rPr>
        <w:fldChar w:fldCharType="end"/>
      </w:r>
      <w:r w:rsidRPr="00846943">
        <w:rPr>
          <w:rFonts w:cs="Times New Roman"/>
          <w:color w:val="000000" w:themeColor="text1"/>
        </w:rPr>
        <w:t>；尤其在软硬交替、多类地层交汇或下穿敏感建构筑物等条件下，实时或短时预测可为掘进参数调整与风险预警提供依据</w:t>
      </w:r>
      <w:r w:rsidR="008B5DEC">
        <w:rPr>
          <w:rFonts w:cs="Times New Roman"/>
          <w:color w:val="000000" w:themeColor="text1"/>
        </w:rPr>
        <w:fldChar w:fldCharType="begin"/>
      </w:r>
      <w:r w:rsidR="008B5DEC">
        <w:rPr>
          <w:rFonts w:cs="Times New Roman"/>
          <w:color w:val="000000" w:themeColor="text1"/>
        </w:rPr>
        <w:instrText xml:space="preserve"> ADDIN ZOTERO_ITEM CSL_CITATION {"citationID":"CBEpaNMJ","properties":{"formattedCitation":"\\super [2]\\nosupersub{}","plainCitation":"[2]","noteIndex":0},"citationItems":[{"id":1603,"uris":["http://zotero.org/users/12299105/items/YP9ZH8B4"],"itemData":{</w:instrText>
      </w:r>
      <w:r w:rsidR="008B5DEC">
        <w:rPr>
          <w:rFonts w:cs="Times New Roman" w:hint="eastAsia"/>
          <w:color w:val="000000" w:themeColor="text1"/>
        </w:rPr>
        <w:instrText>"id":1603,"type":"article-journal","abstract":"</w:instrText>
      </w:r>
      <w:r w:rsidR="008B5DEC">
        <w:rPr>
          <w:rFonts w:cs="Times New Roman" w:hint="eastAsia"/>
          <w:color w:val="000000" w:themeColor="text1"/>
        </w:rPr>
        <w:instrText>在过去的十年中</w:instrText>
      </w:r>
      <w:r w:rsidR="008B5DEC">
        <w:rPr>
          <w:rFonts w:cs="Times New Roman" w:hint="eastAsia"/>
          <w:color w:val="000000" w:themeColor="text1"/>
        </w:rPr>
        <w:instrText>,</w:instrText>
      </w:r>
      <w:r w:rsidR="008B5DEC">
        <w:rPr>
          <w:rFonts w:cs="Times New Roman" w:hint="eastAsia"/>
          <w:color w:val="000000" w:themeColor="text1"/>
        </w:rPr>
        <w:instrText>我国基础设施建设迅速扩张</w:instrText>
      </w:r>
      <w:r w:rsidR="008B5DEC">
        <w:rPr>
          <w:rFonts w:cs="Times New Roman" w:hint="eastAsia"/>
          <w:color w:val="000000" w:themeColor="text1"/>
        </w:rPr>
        <w:instrText>,</w:instrText>
      </w:r>
      <w:r w:rsidR="008B5DEC">
        <w:rPr>
          <w:rFonts w:cs="Times New Roman" w:hint="eastAsia"/>
          <w:color w:val="000000" w:themeColor="text1"/>
        </w:rPr>
        <w:instrText>城市地下空间随之快速发展</w:instrText>
      </w:r>
      <w:r w:rsidR="008B5DEC">
        <w:rPr>
          <w:rFonts w:cs="Times New Roman" w:hint="eastAsia"/>
          <w:color w:val="000000" w:themeColor="text1"/>
        </w:rPr>
        <w:instrText>,</w:instrText>
      </w:r>
      <w:r w:rsidR="008B5DEC">
        <w:rPr>
          <w:rFonts w:cs="Times New Roman" w:hint="eastAsia"/>
          <w:color w:val="000000" w:themeColor="text1"/>
        </w:rPr>
        <w:instrText>盾构机作为隧道施工的关键设备</w:instrText>
      </w:r>
      <w:r w:rsidR="008B5DEC">
        <w:rPr>
          <w:rFonts w:cs="Times New Roman" w:hint="eastAsia"/>
          <w:color w:val="000000" w:themeColor="text1"/>
        </w:rPr>
        <w:instrText>,</w:instrText>
      </w:r>
      <w:r w:rsidR="008B5DEC">
        <w:rPr>
          <w:rFonts w:cs="Times New Roman" w:hint="eastAsia"/>
          <w:color w:val="000000" w:themeColor="text1"/>
        </w:rPr>
        <w:instrText>其施工技术具有效率高、环境友好等特点</w:instrText>
      </w:r>
      <w:r w:rsidR="008B5DEC">
        <w:rPr>
          <w:rFonts w:cs="Times New Roman" w:hint="eastAsia"/>
          <w:color w:val="000000" w:themeColor="text1"/>
        </w:rPr>
        <w:instrText>,</w:instrText>
      </w:r>
      <w:r w:rsidR="008B5DEC">
        <w:rPr>
          <w:rFonts w:cs="Times New Roman" w:hint="eastAsia"/>
          <w:color w:val="000000" w:themeColor="text1"/>
        </w:rPr>
        <w:instrText>已经应用于铁路、隧道、采矿和市政工程等领域。然而</w:instrText>
      </w:r>
      <w:r w:rsidR="008B5DEC">
        <w:rPr>
          <w:rFonts w:cs="Times New Roman" w:hint="eastAsia"/>
          <w:color w:val="000000" w:themeColor="text1"/>
        </w:rPr>
        <w:instrText>,</w:instrText>
      </w:r>
      <w:r w:rsidR="008B5DEC">
        <w:rPr>
          <w:rFonts w:cs="Times New Roman" w:hint="eastAsia"/>
          <w:color w:val="000000" w:themeColor="text1"/>
        </w:rPr>
        <w:instrText>我国幅员辽阔且地质条件复杂</w:instrText>
      </w:r>
      <w:r w:rsidR="008B5DEC">
        <w:rPr>
          <w:rFonts w:cs="Times New Roman" w:hint="eastAsia"/>
          <w:color w:val="000000" w:themeColor="text1"/>
        </w:rPr>
        <w:instrText>,</w:instrText>
      </w:r>
      <w:r w:rsidR="008B5DEC">
        <w:rPr>
          <w:rFonts w:cs="Times New Roman" w:hint="eastAsia"/>
          <w:color w:val="000000" w:themeColor="text1"/>
        </w:rPr>
        <w:instrText>盾构施工普遍面临两大核心挑战</w:instrText>
      </w:r>
      <w:r w:rsidR="008B5DEC">
        <w:rPr>
          <w:rFonts w:cs="Times New Roman" w:hint="eastAsia"/>
          <w:color w:val="000000" w:themeColor="text1"/>
        </w:rPr>
        <w:instrText>:</w:instrText>
      </w:r>
      <w:r w:rsidR="008B5DEC">
        <w:rPr>
          <w:rFonts w:cs="Times New Roman" w:hint="eastAsia"/>
          <w:color w:val="000000" w:themeColor="text1"/>
        </w:rPr>
        <w:instrText>一方面</w:instrText>
      </w:r>
      <w:r w:rsidR="008B5DEC">
        <w:rPr>
          <w:rFonts w:cs="Times New Roman" w:hint="eastAsia"/>
          <w:color w:val="000000" w:themeColor="text1"/>
        </w:rPr>
        <w:instrText>,</w:instrText>
      </w:r>
      <w:r w:rsidR="008B5DEC">
        <w:rPr>
          <w:rFonts w:cs="Times New Roman" w:hint="eastAsia"/>
          <w:color w:val="000000" w:themeColor="text1"/>
        </w:rPr>
        <w:instrText>现有盾构设备对复杂地质条件的适应性亟待提升</w:instrText>
      </w:r>
      <w:r w:rsidR="008B5DEC">
        <w:rPr>
          <w:rFonts w:cs="Times New Roman" w:hint="eastAsia"/>
          <w:color w:val="000000" w:themeColor="text1"/>
        </w:rPr>
        <w:instrText>;</w:instrText>
      </w:r>
      <w:r w:rsidR="008B5DEC">
        <w:rPr>
          <w:rFonts w:cs="Times New Roman" w:hint="eastAsia"/>
          <w:color w:val="000000" w:themeColor="text1"/>
        </w:rPr>
        <w:instrText>另一方面</w:instrText>
      </w:r>
      <w:r w:rsidR="008B5DEC">
        <w:rPr>
          <w:rFonts w:cs="Times New Roman" w:hint="eastAsia"/>
          <w:color w:val="000000" w:themeColor="text1"/>
        </w:rPr>
        <w:instrText>,</w:instrText>
      </w:r>
      <w:r w:rsidR="008B5DEC">
        <w:rPr>
          <w:rFonts w:cs="Times New Roman" w:hint="eastAsia"/>
          <w:color w:val="000000" w:themeColor="text1"/>
        </w:rPr>
        <w:instrText>施工参数的动态调整高度依赖操作人员的经验判断</w:instrText>
      </w:r>
      <w:r w:rsidR="008B5DEC">
        <w:rPr>
          <w:rFonts w:cs="Times New Roman" w:hint="eastAsia"/>
          <w:color w:val="000000" w:themeColor="text1"/>
        </w:rPr>
        <w:instrText>,</w:instrText>
      </w:r>
      <w:r w:rsidR="008B5DEC">
        <w:rPr>
          <w:rFonts w:cs="Times New Roman" w:hint="eastAsia"/>
          <w:color w:val="000000" w:themeColor="text1"/>
        </w:rPr>
        <w:instrText>这种“人机强耦合”的模式导致掘进参数优化存在显著滞后性。特别是在面对多参数协同优化、长时序建模等关键需求时</w:instrText>
      </w:r>
      <w:r w:rsidR="008B5DEC">
        <w:rPr>
          <w:rFonts w:cs="Times New Roman" w:hint="eastAsia"/>
          <w:color w:val="000000" w:themeColor="text1"/>
        </w:rPr>
        <w:instrText>,</w:instrText>
      </w:r>
      <w:r w:rsidR="008B5DEC">
        <w:rPr>
          <w:rFonts w:cs="Times New Roman" w:hint="eastAsia"/>
          <w:color w:val="000000" w:themeColor="text1"/>
        </w:rPr>
        <w:instrText>传统预测方法在实时响应速度、多源信息融合能力等方面均存在明显局限</w:instrText>
      </w:r>
      <w:r w:rsidR="008B5DEC">
        <w:rPr>
          <w:rFonts w:cs="Times New Roman" w:hint="eastAsia"/>
          <w:color w:val="000000" w:themeColor="text1"/>
        </w:rPr>
        <w:instrText>,</w:instrText>
      </w:r>
      <w:r w:rsidR="008B5DEC">
        <w:rPr>
          <w:rFonts w:cs="Times New Roman" w:hint="eastAsia"/>
          <w:color w:val="000000" w:themeColor="text1"/>
        </w:rPr>
        <w:instrText>且模型可解释性不足导致的“黑箱效应”严重制约了工程应用的深度。</w:instrText>
      </w:r>
      <w:r w:rsidR="008B5DEC">
        <w:rPr>
          <w:rFonts w:cs="Times New Roman" w:hint="eastAsia"/>
          <w:color w:val="000000" w:themeColor="text1"/>
        </w:rPr>
        <w:instrText xml:space="preserve"> </w:instrText>
      </w:r>
      <w:r w:rsidR="008B5DEC">
        <w:rPr>
          <w:rFonts w:cs="Times New Roman" w:hint="eastAsia"/>
          <w:color w:val="000000" w:themeColor="text1"/>
        </w:rPr>
        <w:instrText>为解决上述问题</w:instrText>
      </w:r>
      <w:r w:rsidR="008B5DEC">
        <w:rPr>
          <w:rFonts w:cs="Times New Roman" w:hint="eastAsia"/>
          <w:color w:val="000000" w:themeColor="text1"/>
        </w:rPr>
        <w:instrText>,</w:instrText>
      </w:r>
      <w:r w:rsidR="008B5DEC">
        <w:rPr>
          <w:rFonts w:cs="Times New Roman" w:hint="eastAsia"/>
          <w:color w:val="000000" w:themeColor="text1"/>
        </w:rPr>
        <w:instrText>本文构建了融合</w:instrText>
      </w:r>
      <w:r w:rsidR="008B5DEC">
        <w:rPr>
          <w:rFonts w:cs="Times New Roman" w:hint="eastAsia"/>
          <w:color w:val="000000" w:themeColor="text1"/>
        </w:rPr>
        <w:instrText>Transformer</w:instrText>
      </w:r>
      <w:r w:rsidR="008B5DEC">
        <w:rPr>
          <w:rFonts w:cs="Times New Roman" w:hint="eastAsia"/>
          <w:color w:val="000000" w:themeColor="text1"/>
        </w:rPr>
        <w:instrText>模型、粒子群优化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算法和可解释性分析的智能预测体系</w:instrText>
      </w:r>
      <w:r w:rsidR="008B5DEC">
        <w:rPr>
          <w:rFonts w:cs="Times New Roman" w:hint="eastAsia"/>
          <w:color w:val="000000" w:themeColor="text1"/>
        </w:rPr>
        <w:instrText>,</w:instrText>
      </w:r>
      <w:r w:rsidR="008B5DEC">
        <w:rPr>
          <w:rFonts w:cs="Times New Roman" w:hint="eastAsia"/>
          <w:color w:val="000000" w:themeColor="text1"/>
        </w:rPr>
        <w:instrText>对盾构机关键掘进参数实现精准预测</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对比分析了预测与真实参数下地层应力差值分布及误差百分比演变规律</w:instrText>
      </w:r>
      <w:r w:rsidR="008B5DEC">
        <w:rPr>
          <w:rFonts w:cs="Times New Roman" w:hint="eastAsia"/>
          <w:color w:val="000000" w:themeColor="text1"/>
        </w:rPr>
        <w:instrText>,</w:instrText>
      </w:r>
      <w:r w:rsidR="008B5DEC">
        <w:rPr>
          <w:rFonts w:cs="Times New Roman" w:hint="eastAsia"/>
          <w:color w:val="000000" w:themeColor="text1"/>
        </w:rPr>
        <w:instrText>验证了预测参数对复杂地质条件的动态适应性后</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Java-Python</w:instrText>
      </w:r>
      <w:r w:rsidR="008B5DEC">
        <w:rPr>
          <w:rFonts w:cs="Times New Roman" w:hint="eastAsia"/>
          <w:color w:val="000000" w:themeColor="text1"/>
        </w:rPr>
        <w:instrText>开发隧道智能管理系统</w:instrText>
      </w:r>
      <w:r w:rsidR="008B5DEC">
        <w:rPr>
          <w:rFonts w:cs="Times New Roman" w:hint="eastAsia"/>
          <w:color w:val="000000" w:themeColor="text1"/>
        </w:rPr>
        <w:instrText>,</w:instrText>
      </w:r>
      <w:r w:rsidR="008B5DEC">
        <w:rPr>
          <w:rFonts w:cs="Times New Roman" w:hint="eastAsia"/>
          <w:color w:val="000000" w:themeColor="text1"/>
        </w:rPr>
        <w:instrText>构建了一套完整的、涵盖预测、优化以及决策支持的全流程解决方案。主要研究内容如下</w:instrText>
      </w:r>
      <w:r w:rsidR="008B5DEC">
        <w:rPr>
          <w:rFonts w:cs="Times New Roman" w:hint="eastAsia"/>
          <w:color w:val="000000" w:themeColor="text1"/>
        </w:rPr>
        <w:instrText>: (1)</w:instrText>
      </w:r>
      <w:r w:rsidR="008B5DEC">
        <w:rPr>
          <w:rFonts w:cs="Times New Roman" w:hint="eastAsia"/>
          <w:color w:val="000000" w:themeColor="text1"/>
        </w:rPr>
        <w:instrText>基于</w:instrText>
      </w:r>
      <w:r w:rsidR="008B5DEC">
        <w:rPr>
          <w:rFonts w:cs="Times New Roman" w:hint="eastAsia"/>
          <w:color w:val="000000" w:themeColor="text1"/>
        </w:rPr>
        <w:instrText>PSO-Transformer</w:instrText>
      </w:r>
      <w:r w:rsidR="008B5DEC">
        <w:rPr>
          <w:rFonts w:cs="Times New Roman" w:hint="eastAsia"/>
          <w:color w:val="000000" w:themeColor="text1"/>
        </w:rPr>
        <w:instrText>与</w:instrText>
      </w:r>
      <w:r w:rsidR="008B5DEC">
        <w:rPr>
          <w:rFonts w:cs="Times New Roman" w:hint="eastAsia"/>
          <w:color w:val="000000" w:themeColor="text1"/>
        </w:rPr>
        <w:instrText>SHAP</w:instrText>
      </w:r>
      <w:r w:rsidR="008B5DEC">
        <w:rPr>
          <w:rFonts w:cs="Times New Roman" w:hint="eastAsia"/>
          <w:color w:val="000000" w:themeColor="text1"/>
        </w:rPr>
        <w:instrText>的盾构掘进参数预测</w:instrText>
      </w:r>
      <w:r w:rsidR="008B5DEC">
        <w:rPr>
          <w:rFonts w:cs="Times New Roman" w:hint="eastAsia"/>
          <w:color w:val="000000" w:themeColor="text1"/>
        </w:rPr>
        <w:instrText xml:space="preserve"> </w:instrText>
      </w:r>
      <w:r w:rsidR="008B5DEC">
        <w:rPr>
          <w:rFonts w:cs="Times New Roman" w:hint="eastAsia"/>
          <w:color w:val="000000" w:themeColor="text1"/>
        </w:rPr>
        <w:instrText>采用基于多头自注意力机制的</w:instrText>
      </w:r>
      <w:r w:rsidR="008B5DEC">
        <w:rPr>
          <w:rFonts w:cs="Times New Roman" w:hint="eastAsia"/>
          <w:color w:val="000000" w:themeColor="text1"/>
        </w:rPr>
        <w:instrText>Transformer</w:instrText>
      </w:r>
      <w:r w:rsidR="008B5DEC">
        <w:rPr>
          <w:rFonts w:cs="Times New Roman" w:hint="eastAsia"/>
          <w:color w:val="000000" w:themeColor="text1"/>
        </w:rPr>
        <w:instrText>架构</w:instrText>
      </w:r>
      <w:r w:rsidR="008B5DEC">
        <w:rPr>
          <w:rFonts w:cs="Times New Roman" w:hint="eastAsia"/>
          <w:color w:val="000000" w:themeColor="text1"/>
        </w:rPr>
        <w:instrText>,</w:instrText>
      </w:r>
      <w:r w:rsidR="008B5DEC">
        <w:rPr>
          <w:rFonts w:cs="Times New Roman" w:hint="eastAsia"/>
          <w:color w:val="000000" w:themeColor="text1"/>
        </w:rPr>
        <w:instrText>利用粒子群优化</w:instrText>
      </w:r>
      <w:r w:rsidR="008B5DEC">
        <w:rPr>
          <w:rFonts w:cs="Times New Roman" w:hint="eastAsia"/>
          <w:color w:val="000000" w:themeColor="text1"/>
        </w:rPr>
        <w:instrText>(PSO)</w:instrText>
      </w:r>
      <w:r w:rsidR="008B5DEC">
        <w:rPr>
          <w:rFonts w:cs="Times New Roman" w:hint="eastAsia"/>
          <w:color w:val="000000" w:themeColor="text1"/>
        </w:rPr>
        <w:instrText>算法对模型的超参数进行优化</w:instrText>
      </w:r>
      <w:r w:rsidR="008B5DEC">
        <w:rPr>
          <w:rFonts w:cs="Times New Roman" w:hint="eastAsia"/>
          <w:color w:val="000000" w:themeColor="text1"/>
        </w:rPr>
        <w:instrText>,</w:instrText>
      </w:r>
      <w:r w:rsidR="008B5DEC">
        <w:rPr>
          <w:rFonts w:cs="Times New Roman" w:hint="eastAsia"/>
          <w:color w:val="000000" w:themeColor="text1"/>
        </w:rPr>
        <w:instrText>有效避免手工调整带来的时间浪费和局部最优问题。</w:instrText>
      </w:r>
      <w:r w:rsidR="008B5DEC">
        <w:rPr>
          <w:rFonts w:cs="Times New Roman" w:hint="eastAsia"/>
          <w:color w:val="000000" w:themeColor="text1"/>
        </w:rPr>
        <w:instrText>PSO-Transformer</w:instrText>
      </w:r>
      <w:r w:rsidR="008B5DEC">
        <w:rPr>
          <w:rFonts w:cs="Times New Roman" w:hint="eastAsia"/>
          <w:color w:val="000000" w:themeColor="text1"/>
        </w:rPr>
        <w:instrText>模型在南京地铁工程实测数据的预测任务中表现出显著优势。在预测刀盘扭矩和总推力时</w:instrText>
      </w:r>
      <w:r w:rsidR="008B5DEC">
        <w:rPr>
          <w:rFonts w:cs="Times New Roman" w:hint="eastAsia"/>
          <w:color w:val="000000" w:themeColor="text1"/>
        </w:rPr>
        <w:instrText>,PSO-Transformer</w:instrText>
      </w:r>
      <w:r w:rsidR="008B5DEC">
        <w:rPr>
          <w:rFonts w:cs="Times New Roman" w:hint="eastAsia"/>
          <w:color w:val="000000" w:themeColor="text1"/>
        </w:rPr>
        <w:instrText>模型的预测精度优于传统</w:instrText>
      </w:r>
      <w:r w:rsidR="008B5DEC">
        <w:rPr>
          <w:rFonts w:cs="Times New Roman" w:hint="eastAsia"/>
          <w:color w:val="000000" w:themeColor="text1"/>
        </w:rPr>
        <w:instrText>LSTM</w:instrText>
      </w:r>
      <w:r w:rsidR="008B5DEC">
        <w:rPr>
          <w:rFonts w:cs="Times New Roman" w:hint="eastAsia"/>
          <w:color w:val="000000" w:themeColor="text1"/>
        </w:rPr>
        <w:instrText>和</w:instrText>
      </w:r>
      <w:r w:rsidR="008B5DEC">
        <w:rPr>
          <w:rFonts w:cs="Times New Roman" w:hint="eastAsia"/>
          <w:color w:val="000000" w:themeColor="text1"/>
        </w:rPr>
        <w:instrText>GRU</w:instrText>
      </w:r>
      <w:r w:rsidR="008B5DEC">
        <w:rPr>
          <w:rFonts w:cs="Times New Roman" w:hint="eastAsia"/>
          <w:color w:val="000000" w:themeColor="text1"/>
        </w:rPr>
        <w:instrText>模型。具体而言</w:instrText>
      </w:r>
      <w:r w:rsidR="008B5DEC">
        <w:rPr>
          <w:rFonts w:cs="Times New Roman" w:hint="eastAsia"/>
          <w:color w:val="000000" w:themeColor="text1"/>
        </w:rPr>
        <w:instrText>,</w:instrText>
      </w:r>
      <w:r w:rsidR="008B5DEC">
        <w:rPr>
          <w:rFonts w:cs="Times New Roman" w:hint="eastAsia"/>
          <w:color w:val="000000" w:themeColor="text1"/>
        </w:rPr>
        <w:instrText>预测刀盘扭矩时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达到</w:instrText>
      </w:r>
      <w:r w:rsidR="008B5DEC">
        <w:rPr>
          <w:rFonts w:cs="Times New Roman" w:hint="eastAsia"/>
          <w:color w:val="000000" w:themeColor="text1"/>
        </w:rPr>
        <w:instrText>0.9013,</w:instrText>
      </w:r>
      <w:r w:rsidR="008B5DEC">
        <w:rPr>
          <w:rFonts w:cs="Times New Roman" w:hint="eastAsia"/>
          <w:color w:val="000000" w:themeColor="text1"/>
        </w:rPr>
        <w:instrText>预测总推力时</w:instrText>
      </w:r>
      <w:r w:rsidR="008B5DEC">
        <w:rPr>
          <w:rFonts w:cs="Times New Roman" w:hint="eastAsia"/>
          <w:color w:val="000000" w:themeColor="text1"/>
        </w:rPr>
        <w:instrText>,</w:instrText>
      </w:r>
      <w:r w:rsidR="008B5DEC">
        <w:rPr>
          <w:rFonts w:cs="Times New Roman" w:hint="eastAsia"/>
          <w:color w:val="000000" w:themeColor="text1"/>
        </w:rPr>
        <w:instrText>决定系数</w:instrText>
      </w:r>
      <w:r w:rsidR="008B5DEC">
        <w:rPr>
          <w:rFonts w:cs="Times New Roman" w:hint="eastAsia"/>
          <w:color w:val="000000" w:themeColor="text1"/>
        </w:rPr>
        <w:instrText>(R~2)</w:instrText>
      </w:r>
      <w:r w:rsidR="008B5DEC">
        <w:rPr>
          <w:rFonts w:cs="Times New Roman" w:hint="eastAsia"/>
          <w:color w:val="000000" w:themeColor="text1"/>
        </w:rPr>
        <w:instrText>为</w:instrText>
      </w:r>
      <w:r w:rsidR="008B5DEC">
        <w:rPr>
          <w:rFonts w:cs="Times New Roman" w:hint="eastAsia"/>
          <w:color w:val="000000" w:themeColor="text1"/>
        </w:rPr>
        <w:instrText>0.7852,</w:instrText>
      </w:r>
      <w:r w:rsidR="008B5DEC">
        <w:rPr>
          <w:rFonts w:cs="Times New Roman" w:hint="eastAsia"/>
          <w:color w:val="000000" w:themeColor="text1"/>
        </w:rPr>
        <w:instrText>平均绝对百分比误差</w:instrText>
      </w:r>
      <w:r w:rsidR="008B5DEC">
        <w:rPr>
          <w:rFonts w:cs="Times New Roman" w:hint="eastAsia"/>
          <w:color w:val="000000" w:themeColor="text1"/>
        </w:rPr>
        <w:instrText>(MAPE)</w:instrText>
      </w:r>
      <w:r w:rsidR="008B5DEC">
        <w:rPr>
          <w:rFonts w:cs="Times New Roman" w:hint="eastAsia"/>
          <w:color w:val="000000" w:themeColor="text1"/>
        </w:rPr>
        <w:instrText>不超过</w:instrText>
      </w:r>
      <w:r w:rsidR="008B5DEC">
        <w:rPr>
          <w:rFonts w:cs="Times New Roman" w:hint="eastAsia"/>
          <w:color w:val="000000" w:themeColor="text1"/>
        </w:rPr>
        <w:instrText>4.14%</w:instrText>
      </w:r>
      <w:r w:rsidR="008B5DEC">
        <w:rPr>
          <w:rFonts w:cs="Times New Roman" w:hint="eastAsia"/>
          <w:color w:val="000000" w:themeColor="text1"/>
        </w:rPr>
        <w:instrText>。此外引入</w:instrText>
      </w:r>
      <w:r w:rsidR="008B5DEC">
        <w:rPr>
          <w:rFonts w:cs="Times New Roman" w:hint="eastAsia"/>
          <w:color w:val="000000" w:themeColor="text1"/>
        </w:rPr>
        <w:instrText>SHAP</w:instrText>
      </w:r>
      <w:r w:rsidR="008B5DEC">
        <w:rPr>
          <w:rFonts w:cs="Times New Roman" w:hint="eastAsia"/>
          <w:color w:val="000000" w:themeColor="text1"/>
        </w:rPr>
        <w:instrText>可解释性分析方法以评估各输入对预测结果的贡献度</w:instrText>
      </w:r>
      <w:r w:rsidR="008B5DEC">
        <w:rPr>
          <w:rFonts w:cs="Times New Roman" w:hint="eastAsia"/>
          <w:color w:val="000000" w:themeColor="text1"/>
        </w:rPr>
        <w:instrText>,</w:instrText>
      </w:r>
      <w:r w:rsidR="008B5DEC">
        <w:rPr>
          <w:rFonts w:cs="Times New Roman" w:hint="eastAsia"/>
          <w:color w:val="000000" w:themeColor="text1"/>
        </w:rPr>
        <w:instrText>发现掘进速度对刀盘扭矩和总推力预测的贡献度显著高于其他参数</w:instrText>
      </w:r>
      <w:r w:rsidR="008B5DEC">
        <w:rPr>
          <w:rFonts w:cs="Times New Roman" w:hint="eastAsia"/>
          <w:color w:val="000000" w:themeColor="text1"/>
        </w:rPr>
        <w:instrText>,</w:instrText>
      </w:r>
      <w:r w:rsidR="008B5DEC">
        <w:rPr>
          <w:rFonts w:cs="Times New Roman" w:hint="eastAsia"/>
          <w:color w:val="000000" w:themeColor="text1"/>
        </w:rPr>
        <w:instrText>为施工参数动态调整提供量化依据。</w:instrText>
      </w:r>
      <w:r w:rsidR="008B5DEC">
        <w:rPr>
          <w:rFonts w:cs="Times New Roman" w:hint="eastAsia"/>
          <w:color w:val="000000" w:themeColor="text1"/>
        </w:rPr>
        <w:instrText xml:space="preserve"> (2)</w:instrText>
      </w:r>
      <w:r w:rsidR="008B5DEC">
        <w:rPr>
          <w:rFonts w:cs="Times New Roman" w:hint="eastAsia"/>
          <w:color w:val="000000" w:themeColor="text1"/>
        </w:rPr>
        <w:instrText>掘进参数工程适用性验证</w:instrText>
      </w:r>
      <w:r w:rsidR="008B5DEC">
        <w:rPr>
          <w:rFonts w:cs="Times New Roman" w:hint="eastAsia"/>
          <w:color w:val="000000" w:themeColor="text1"/>
        </w:rPr>
        <w:instrText xml:space="preserve"> </w:instrText>
      </w:r>
      <w:r w:rsidR="008B5DEC">
        <w:rPr>
          <w:rFonts w:cs="Times New Roman" w:hint="eastAsia"/>
          <w:color w:val="000000" w:themeColor="text1"/>
        </w:rPr>
        <w:instrText>通过</w:instrText>
      </w:r>
      <w:r w:rsidR="008B5DEC">
        <w:rPr>
          <w:rFonts w:cs="Times New Roman" w:hint="eastAsia"/>
          <w:color w:val="000000" w:themeColor="text1"/>
        </w:rPr>
        <w:instrText>ABAQUS</w:instrText>
      </w:r>
      <w:r w:rsidR="008B5DEC">
        <w:rPr>
          <w:rFonts w:cs="Times New Roman" w:hint="eastAsia"/>
          <w:color w:val="000000" w:themeColor="text1"/>
        </w:rPr>
        <w:instrText>建立三维动态开挖数值模型</w:instrText>
      </w:r>
      <w:r w:rsidR="008B5DEC">
        <w:rPr>
          <w:rFonts w:cs="Times New Roman" w:hint="eastAsia"/>
          <w:color w:val="000000" w:themeColor="text1"/>
        </w:rPr>
        <w:instrText>,</w:instrText>
      </w:r>
      <w:r w:rsidR="008B5DEC">
        <w:rPr>
          <w:rFonts w:cs="Times New Roman" w:hint="eastAsia"/>
          <w:color w:val="000000" w:themeColor="text1"/>
        </w:rPr>
        <w:instrText>对比预测推力与实测推力的开挖后应力误差。结果显示</w:instrText>
      </w:r>
      <w:r w:rsidR="008B5DEC">
        <w:rPr>
          <w:rFonts w:cs="Times New Roman" w:hint="eastAsia"/>
          <w:color w:val="000000" w:themeColor="text1"/>
        </w:rPr>
        <w:instrText>,</w:instrText>
      </w:r>
      <w:r w:rsidR="008B5DEC">
        <w:rPr>
          <w:rFonts w:cs="Times New Roman" w:hint="eastAsia"/>
          <w:color w:val="000000" w:themeColor="text1"/>
        </w:rPr>
        <w:instrText>隧道顶部、底部及侧壁的应力误差百分比分别稳定在</w:instrText>
      </w:r>
      <w:r w:rsidR="008B5DEC">
        <w:rPr>
          <w:rFonts w:cs="Times New Roman" w:hint="eastAsia"/>
          <w:color w:val="000000" w:themeColor="text1"/>
        </w:rPr>
        <w:instrText>3.79%</w:instrText>
      </w:r>
      <w:r w:rsidR="008B5DEC">
        <w:rPr>
          <w:rFonts w:cs="Times New Roman" w:hint="eastAsia"/>
          <w:color w:val="000000" w:themeColor="text1"/>
        </w:rPr>
        <w:instrText>、</w:instrText>
      </w:r>
      <w:r w:rsidR="008B5DEC">
        <w:rPr>
          <w:rFonts w:cs="Times New Roman" w:hint="eastAsia"/>
          <w:color w:val="000000" w:themeColor="text1"/>
        </w:rPr>
        <w:instrText>2.64%</w:instrText>
      </w:r>
      <w:r w:rsidR="008B5DEC">
        <w:rPr>
          <w:rFonts w:cs="Times New Roman" w:hint="eastAsia"/>
          <w:color w:val="000000" w:themeColor="text1"/>
        </w:rPr>
        <w:instrText>和</w:instrText>
      </w:r>
      <w:r w:rsidR="008B5DEC">
        <w:rPr>
          <w:rFonts w:cs="Times New Roman" w:hint="eastAsia"/>
          <w:color w:val="000000" w:themeColor="text1"/>
        </w:rPr>
        <w:instrText>4.45%</w:instrText>
      </w:r>
      <w:r w:rsidR="008B5DEC">
        <w:rPr>
          <w:rFonts w:cs="Times New Roman" w:hint="eastAsia"/>
          <w:color w:val="000000" w:themeColor="text1"/>
        </w:rPr>
        <w:instrText>以内</w:instrText>
      </w:r>
      <w:r w:rsidR="008B5DEC">
        <w:rPr>
          <w:rFonts w:cs="Times New Roman" w:hint="eastAsia"/>
          <w:color w:val="000000" w:themeColor="text1"/>
        </w:rPr>
        <w:instrText>,</w:instrText>
      </w:r>
      <w:r w:rsidR="008B5DEC">
        <w:rPr>
          <w:rFonts w:cs="Times New Roman" w:hint="eastAsia"/>
          <w:color w:val="000000" w:themeColor="text1"/>
        </w:rPr>
        <w:instrText>均低于工程允许偏差阈值</w:instrText>
      </w:r>
      <w:r w:rsidR="008B5DEC">
        <w:rPr>
          <w:rFonts w:cs="Times New Roman" w:hint="eastAsia"/>
          <w:color w:val="000000" w:themeColor="text1"/>
        </w:rPr>
        <w:instrText>(</w:instrText>
      </w:r>
      <w:r w:rsidR="008B5DEC">
        <w:rPr>
          <w:rFonts w:cs="Times New Roman" w:hint="eastAsia"/>
          <w:color w:val="000000" w:themeColor="text1"/>
        </w:rPr>
        <w:instrText>通常</w:instrText>
      </w:r>
      <w:r w:rsidR="008B5DEC">
        <w:rPr>
          <w:rFonts w:cs="Times New Roman" w:hint="eastAsia"/>
          <w:color w:val="000000" w:themeColor="text1"/>
        </w:rPr>
        <w:instrText>&lt;5%),</w:instrText>
      </w:r>
      <w:r w:rsidR="008B5DEC">
        <w:rPr>
          <w:rFonts w:cs="Times New Roman" w:hint="eastAsia"/>
          <w:color w:val="000000" w:themeColor="text1"/>
        </w:rPr>
        <w:instrText>验证了</w:instrText>
      </w:r>
      <w:r w:rsidR="008B5DEC">
        <w:rPr>
          <w:rFonts w:cs="Times New Roman" w:hint="eastAsia"/>
          <w:color w:val="000000" w:themeColor="text1"/>
        </w:rPr>
        <w:instrText>PSO-Transformer</w:instrText>
      </w:r>
      <w:r w:rsidR="008B5DEC">
        <w:rPr>
          <w:rFonts w:cs="Times New Roman" w:hint="eastAsia"/>
          <w:color w:val="000000" w:themeColor="text1"/>
        </w:rPr>
        <w:instrText>模型的工程适用性。</w:instrText>
      </w:r>
      <w:r w:rsidR="008B5DEC">
        <w:rPr>
          <w:rFonts w:cs="Times New Roman" w:hint="eastAsia"/>
          <w:color w:val="000000" w:themeColor="text1"/>
        </w:rPr>
        <w:instrText xml:space="preserve"> (3)</w:instrText>
      </w:r>
      <w:r w:rsidR="008B5DEC">
        <w:rPr>
          <w:rFonts w:cs="Times New Roman" w:hint="eastAsia"/>
          <w:color w:val="000000" w:themeColor="text1"/>
        </w:rPr>
        <w:instrText>集成大模型与预测算法的智能管理系统开发</w:instrText>
      </w:r>
      <w:r w:rsidR="008B5DEC">
        <w:rPr>
          <w:rFonts w:cs="Times New Roman" w:hint="eastAsia"/>
          <w:color w:val="000000" w:themeColor="text1"/>
        </w:rPr>
        <w:instrText xml:space="preserve"> </w:instrText>
      </w:r>
      <w:r w:rsidR="008B5DEC">
        <w:rPr>
          <w:rFonts w:cs="Times New Roman" w:hint="eastAsia"/>
          <w:color w:val="000000" w:themeColor="text1"/>
        </w:rPr>
        <w:instrText>为实现从参数预测到工程决策的全链条闭环应用</w:instrText>
      </w:r>
      <w:r w:rsidR="008B5DEC">
        <w:rPr>
          <w:rFonts w:cs="Times New Roman" w:hint="eastAsia"/>
          <w:color w:val="000000" w:themeColor="text1"/>
        </w:rPr>
        <w:instrText>,</w:instrText>
      </w:r>
      <w:r w:rsidR="008B5DEC">
        <w:rPr>
          <w:rFonts w:cs="Times New Roman" w:hint="eastAsia"/>
          <w:color w:val="000000" w:themeColor="text1"/>
        </w:rPr>
        <w:instrText>基于</w:instrText>
      </w:r>
      <w:r w:rsidR="008B5DEC">
        <w:rPr>
          <w:rFonts w:cs="Times New Roman" w:hint="eastAsia"/>
          <w:color w:val="000000" w:themeColor="text1"/>
        </w:rPr>
        <w:instrText>B/S</w:instrText>
      </w:r>
      <w:r w:rsidR="008B5DEC">
        <w:rPr>
          <w:rFonts w:cs="Times New Roman" w:hint="eastAsia"/>
          <w:color w:val="000000" w:themeColor="text1"/>
        </w:rPr>
        <w:instrText>架构构建智能管理系统</w:instrText>
      </w:r>
      <w:r w:rsidR="008B5DEC">
        <w:rPr>
          <w:rFonts w:cs="Times New Roman" w:hint="eastAsia"/>
          <w:color w:val="000000" w:themeColor="text1"/>
        </w:rPr>
        <w:instrText>,</w:instrText>
      </w:r>
      <w:r w:rsidR="008B5DEC">
        <w:rPr>
          <w:rFonts w:cs="Times New Roman" w:hint="eastAsia"/>
          <w:color w:val="000000" w:themeColor="text1"/>
        </w:rPr>
        <w:instrText>采用</w:instrText>
      </w:r>
      <w:r w:rsidR="008B5DEC">
        <w:rPr>
          <w:rFonts w:cs="Times New Roman" w:hint="eastAsia"/>
          <w:color w:val="000000" w:themeColor="text1"/>
        </w:rPr>
        <w:instrText>Java</w:instrText>
      </w:r>
      <w:r w:rsidR="008B5DEC">
        <w:rPr>
          <w:rFonts w:cs="Times New Roman" w:hint="eastAsia"/>
          <w:color w:val="000000" w:themeColor="text1"/>
        </w:rPr>
        <w:instrText>搭建后端框架</w:instrText>
      </w:r>
      <w:r w:rsidR="008B5DEC">
        <w:rPr>
          <w:rFonts w:cs="Times New Roman" w:hint="eastAsia"/>
          <w:color w:val="000000" w:themeColor="text1"/>
        </w:rPr>
        <w:instrText>,</w:instrText>
      </w:r>
      <w:r w:rsidR="008B5DEC">
        <w:rPr>
          <w:rFonts w:cs="Times New Roman" w:hint="eastAsia"/>
          <w:color w:val="000000" w:themeColor="text1"/>
        </w:rPr>
        <w:instrText>通过</w:instrText>
      </w:r>
      <w:r w:rsidR="008B5DEC">
        <w:rPr>
          <w:rFonts w:cs="Times New Roman" w:hint="eastAsia"/>
          <w:color w:val="000000" w:themeColor="text1"/>
        </w:rPr>
        <w:instrText>Python</w:instrText>
      </w:r>
      <w:r w:rsidR="008B5DEC">
        <w:rPr>
          <w:rFonts w:cs="Times New Roman" w:hint="eastAsia"/>
          <w:color w:val="000000" w:themeColor="text1"/>
        </w:rPr>
        <w:instrText>实现</w:instrText>
      </w:r>
      <w:r w:rsidR="008B5DEC">
        <w:rPr>
          <w:rFonts w:cs="Times New Roman" w:hint="eastAsia"/>
          <w:color w:val="000000" w:themeColor="text1"/>
        </w:rPr>
        <w:instrText>PSO-Transformer</w:instrText>
      </w:r>
      <w:r w:rsidR="008B5DEC">
        <w:rPr>
          <w:rFonts w:cs="Times New Roman" w:hint="eastAsia"/>
          <w:color w:val="000000" w:themeColor="text1"/>
        </w:rPr>
        <w:instrText>预测算法与数据分析功能</w:instrText>
      </w:r>
      <w:r w:rsidR="008B5DEC">
        <w:rPr>
          <w:rFonts w:cs="Times New Roman" w:hint="eastAsia"/>
          <w:color w:val="000000" w:themeColor="text1"/>
        </w:rPr>
        <w:instrText>,</w:instrText>
      </w:r>
      <w:r w:rsidR="008B5DEC">
        <w:rPr>
          <w:rFonts w:cs="Times New Roman" w:hint="eastAsia"/>
          <w:color w:val="000000" w:themeColor="text1"/>
        </w:rPr>
        <w:instrText>利用</w:instrText>
      </w:r>
      <w:r w:rsidR="008B5DEC">
        <w:rPr>
          <w:rFonts w:cs="Times New Roman" w:hint="eastAsia"/>
          <w:color w:val="000000" w:themeColor="text1"/>
        </w:rPr>
        <w:instrText>Vue</w:instrText>
      </w:r>
      <w:r w:rsidR="008B5DEC">
        <w:rPr>
          <w:rFonts w:cs="Times New Roman" w:hint="eastAsia"/>
          <w:color w:val="000000" w:themeColor="text1"/>
        </w:rPr>
        <w:instrText>开发前端交互界面</w:instrText>
      </w:r>
      <w:r w:rsidR="008B5DEC">
        <w:rPr>
          <w:rFonts w:cs="Times New Roman" w:hint="eastAsia"/>
          <w:color w:val="000000" w:themeColor="text1"/>
        </w:rPr>
        <w:instrText>,</w:instrText>
      </w:r>
      <w:r w:rsidR="008B5DEC">
        <w:rPr>
          <w:rFonts w:cs="Times New Roman" w:hint="eastAsia"/>
          <w:color w:val="000000" w:themeColor="text1"/>
        </w:rPr>
        <w:instrText>形成“预测</w:instrText>
      </w:r>
      <w:r w:rsidR="008B5DEC">
        <w:rPr>
          <w:rFonts w:cs="Times New Roman" w:hint="eastAsia"/>
          <w:color w:val="000000" w:themeColor="text1"/>
        </w:rPr>
        <w:instrText>-</w:instrText>
      </w:r>
      <w:r w:rsidR="008B5DEC">
        <w:rPr>
          <w:rFonts w:cs="Times New Roman" w:hint="eastAsia"/>
          <w:color w:val="000000" w:themeColor="text1"/>
        </w:rPr>
        <w:instrText>分析</w:instrText>
      </w:r>
      <w:r w:rsidR="008B5DEC">
        <w:rPr>
          <w:rFonts w:cs="Times New Roman" w:hint="eastAsia"/>
          <w:color w:val="000000" w:themeColor="text1"/>
        </w:rPr>
        <w:instrText>-</w:instrText>
      </w:r>
      <w:r w:rsidR="008B5DEC">
        <w:rPr>
          <w:rFonts w:cs="Times New Roman" w:hint="eastAsia"/>
          <w:color w:val="000000" w:themeColor="text1"/>
        </w:rPr>
        <w:instrText>决策”一体化操作平台。系统核心功能模块包括</w:instrText>
      </w:r>
      <w:r w:rsidR="008B5DEC">
        <w:rPr>
          <w:rFonts w:cs="Times New Roman" w:hint="eastAsia"/>
          <w:color w:val="000000" w:themeColor="text1"/>
        </w:rPr>
        <w:instrText>:</w:instrText>
      </w:r>
      <w:r w:rsidR="008B5DEC">
        <w:rPr>
          <w:rFonts w:cs="Times New Roman" w:hint="eastAsia"/>
          <w:color w:val="000000" w:themeColor="text1"/>
        </w:rPr>
        <w:instrText>多维度数据分析模块、智能预测模块及智能问答模块</w:instrText>
      </w:r>
      <w:r w:rsidR="008B5DEC">
        <w:rPr>
          <w:rFonts w:cs="Times New Roman" w:hint="eastAsia"/>
          <w:color w:val="000000" w:themeColor="text1"/>
        </w:rPr>
        <w:instrText>,</w:instrText>
      </w:r>
      <w:r w:rsidR="008B5DEC">
        <w:rPr>
          <w:rFonts w:cs="Times New Roman" w:hint="eastAsia"/>
          <w:color w:val="000000" w:themeColor="text1"/>
        </w:rPr>
        <w:instrText>集成</w:instrText>
      </w:r>
      <w:r w:rsidR="008B5DEC">
        <w:rPr>
          <w:rFonts w:cs="Times New Roman" w:hint="eastAsia"/>
          <w:color w:val="000000" w:themeColor="text1"/>
        </w:rPr>
        <w:instrText>PSO-Transformer</w:instrText>
      </w:r>
      <w:r w:rsidR="008B5DEC">
        <w:rPr>
          <w:rFonts w:cs="Times New Roman" w:hint="eastAsia"/>
          <w:color w:val="000000" w:themeColor="text1"/>
        </w:rPr>
        <w:instrText>模型实现参数预测功能</w:instrText>
      </w:r>
      <w:r w:rsidR="008B5DEC">
        <w:rPr>
          <w:rFonts w:cs="Times New Roman" w:hint="eastAsia"/>
          <w:color w:val="000000" w:themeColor="text1"/>
        </w:rPr>
        <w:instrText>,</w:instrText>
      </w:r>
      <w:r w:rsidR="008B5DEC">
        <w:rPr>
          <w:rFonts w:cs="Times New Roman" w:hint="eastAsia"/>
          <w:color w:val="000000" w:themeColor="text1"/>
        </w:rPr>
        <w:instrText>同时本地部署</w:instrText>
      </w:r>
      <w:r w:rsidR="008B5DEC">
        <w:rPr>
          <w:rFonts w:cs="Times New Roman" w:hint="eastAsia"/>
          <w:color w:val="000000" w:themeColor="text1"/>
        </w:rPr>
        <w:instrText>140</w:instrText>
      </w:r>
      <w:r w:rsidR="008B5DEC">
        <w:rPr>
          <w:rFonts w:cs="Times New Roman" w:hint="eastAsia"/>
          <w:color w:val="000000" w:themeColor="text1"/>
        </w:rPr>
        <w:instrText>亿参数的</w:instrText>
      </w:r>
      <w:r w:rsidR="008B5DEC">
        <w:rPr>
          <w:rFonts w:cs="Times New Roman" w:hint="eastAsia"/>
          <w:color w:val="000000" w:themeColor="text1"/>
        </w:rPr>
        <w:instrText>Deep Seek-R1</w:instrText>
      </w:r>
      <w:r w:rsidR="008B5DEC">
        <w:rPr>
          <w:rFonts w:cs="Times New Roman" w:hint="eastAsia"/>
          <w:color w:val="000000" w:themeColor="text1"/>
        </w:rPr>
        <w:instrText>大模型</w:instrText>
      </w:r>
      <w:r w:rsidR="008B5DEC">
        <w:rPr>
          <w:rFonts w:cs="Times New Roman" w:hint="eastAsia"/>
          <w:color w:val="000000" w:themeColor="text1"/>
        </w:rPr>
        <w:instrText>,</w:instrText>
      </w:r>
      <w:r w:rsidR="008B5DEC">
        <w:rPr>
          <w:rFonts w:cs="Times New Roman" w:hint="eastAsia"/>
          <w:color w:val="000000" w:themeColor="text1"/>
        </w:rPr>
        <w:instrText>融合智能知识库</w:instrText>
      </w:r>
      <w:r w:rsidR="008B5DEC">
        <w:rPr>
          <w:rFonts w:cs="Times New Roman" w:hint="eastAsia"/>
          <w:color w:val="000000" w:themeColor="text1"/>
        </w:rPr>
        <w:instrText>,</w:instrText>
      </w:r>
      <w:r w:rsidR="008B5DEC">
        <w:rPr>
          <w:rFonts w:cs="Times New Roman" w:hint="eastAsia"/>
          <w:color w:val="000000" w:themeColor="text1"/>
        </w:rPr>
        <w:instrText>实现盾构掘进方案的动态优化与智能问答。系统支持</w:instrText>
      </w:r>
      <w:r w:rsidR="008B5DEC">
        <w:rPr>
          <w:rFonts w:cs="Times New Roman" w:hint="eastAsia"/>
          <w:color w:val="000000" w:themeColor="text1"/>
        </w:rPr>
        <w:instrText>PC</w:instrText>
      </w:r>
      <w:r w:rsidR="008B5DEC">
        <w:rPr>
          <w:rFonts w:cs="Times New Roman" w:hint="eastAsia"/>
          <w:color w:val="000000" w:themeColor="text1"/>
        </w:rPr>
        <w:instrText>端、移动端等多终端接入</w:instrText>
      </w:r>
      <w:r w:rsidR="008B5DEC">
        <w:rPr>
          <w:rFonts w:cs="Times New Roman" w:hint="eastAsia"/>
          <w:color w:val="000000" w:themeColor="text1"/>
        </w:rPr>
        <w:instrText>,</w:instrText>
      </w:r>
      <w:r w:rsidR="008B5DEC">
        <w:rPr>
          <w:rFonts w:cs="Times New Roman" w:hint="eastAsia"/>
          <w:color w:val="000000" w:themeColor="text1"/>
        </w:rPr>
        <w:instrText>深度整合“预测模型</w:instrText>
      </w:r>
      <w:r w:rsidR="008B5DEC">
        <w:rPr>
          <w:rFonts w:cs="Times New Roman" w:hint="eastAsia"/>
          <w:color w:val="000000" w:themeColor="text1"/>
        </w:rPr>
        <w:instrText>-</w:instrText>
      </w:r>
      <w:r w:rsidR="008B5DEC">
        <w:rPr>
          <w:rFonts w:cs="Times New Roman" w:hint="eastAsia"/>
          <w:color w:val="000000" w:themeColor="text1"/>
        </w:rPr>
        <w:instrText>大模型推理”能力</w:instrText>
      </w:r>
      <w:r w:rsidR="008B5DEC">
        <w:rPr>
          <w:rFonts w:cs="Times New Roman" w:hint="eastAsia"/>
          <w:color w:val="000000" w:themeColor="text1"/>
        </w:rPr>
        <w:instrText>,</w:instrText>
      </w:r>
      <w:r w:rsidR="008B5DEC">
        <w:rPr>
          <w:rFonts w:cs="Times New Roman" w:hint="eastAsia"/>
          <w:color w:val="000000" w:themeColor="text1"/>
        </w:rPr>
        <w:instrText>推动盾构施工管理从传统经验驱动向数据智能驱动的数字化转型。</w:instrText>
      </w:r>
      <w:r w:rsidR="008B5DEC">
        <w:rPr>
          <w:rFonts w:cs="Times New Roman" w:hint="eastAsia"/>
          <w:color w:val="000000" w:themeColor="text1"/>
        </w:rPr>
        <w:instrText>","citation-key":"zhangliangshan_jiyutransformerjizhidedungoujuejincanshuyuceyanjiujiqiyingyong_2025","language":"</w:instrText>
      </w:r>
      <w:r w:rsidR="008B5DEC">
        <w:rPr>
          <w:rFonts w:cs="Times New Roman" w:hint="eastAsia"/>
          <w:color w:val="000000" w:themeColor="text1"/>
        </w:rPr>
        <w:instrText>中文</w:instrText>
      </w:r>
      <w:r w:rsidR="008B5DEC">
        <w:rPr>
          <w:rFonts w:cs="Times New Roman" w:hint="eastAsia"/>
          <w:color w:val="000000" w:themeColor="text1"/>
        </w:rPr>
        <w:instrText>;","publisher":"</w:instrText>
      </w:r>
      <w:r w:rsidR="008B5DEC">
        <w:rPr>
          <w:rFonts w:cs="Times New Roman" w:hint="eastAsia"/>
          <w:color w:val="000000" w:themeColor="text1"/>
        </w:rPr>
        <w:instrText>北方工业大学</w:instrText>
      </w:r>
      <w:r w:rsidR="008B5DEC">
        <w:rPr>
          <w:rFonts w:cs="Times New Roman" w:hint="eastAsia"/>
          <w:color w:val="000000" w:themeColor="text1"/>
        </w:rPr>
        <w:instrText>","title":"</w:instrText>
      </w:r>
      <w:r w:rsidR="008B5DEC">
        <w:rPr>
          <w:rFonts w:cs="Times New Roman" w:hint="eastAsia"/>
          <w:color w:val="000000" w:themeColor="text1"/>
        </w:rPr>
        <w:instrText>基于</w:instrText>
      </w:r>
      <w:r w:rsidR="008B5DEC">
        <w:rPr>
          <w:rFonts w:cs="Times New Roman" w:hint="eastAsia"/>
          <w:color w:val="000000" w:themeColor="text1"/>
        </w:rPr>
        <w:instrText>Transformer</w:instrText>
      </w:r>
      <w:r w:rsidR="008B5DEC">
        <w:rPr>
          <w:rFonts w:cs="Times New Roman" w:hint="eastAsia"/>
          <w:color w:val="000000" w:themeColor="text1"/>
        </w:rPr>
        <w:instrText>机制的盾构掘进参数预测研究及其应用</w:instrText>
      </w:r>
      <w:r w:rsidR="008B5DEC">
        <w:rPr>
          <w:rFonts w:cs="Times New Roman" w:hint="eastAsia"/>
          <w:color w:val="000000" w:themeColor="text1"/>
        </w:rPr>
        <w:instrText>","author":[{"family":"</w:instrText>
      </w:r>
      <w:r w:rsidR="008B5DEC">
        <w:rPr>
          <w:rFonts w:cs="Times New Roman" w:hint="eastAsia"/>
          <w:color w:val="000000" w:themeColor="text1"/>
        </w:rPr>
        <w:instrText>张梁山</w:instrText>
      </w:r>
      <w:r w:rsidR="008B5DEC">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8B5DEC" w:rsidRPr="008B5DEC">
        <w:rPr>
          <w:rFonts w:cs="Times New Roman"/>
          <w:kern w:val="0"/>
          <w:vertAlign w:val="superscript"/>
        </w:rPr>
        <w:t>[2]</w:t>
      </w:r>
      <w:r w:rsidR="008B5DEC">
        <w:rPr>
          <w:rFonts w:cs="Times New Roman"/>
          <w:color w:val="000000" w:themeColor="text1"/>
        </w:rPr>
        <w:fldChar w:fldCharType="end"/>
      </w:r>
      <w:r w:rsidRPr="00846943">
        <w:rPr>
          <w:rFonts w:cs="Times New Roman"/>
          <w:color w:val="000000" w:themeColor="text1"/>
        </w:rPr>
        <w:t>。盾构推进、刀盘、土压等多子系统强耦合，多变量时序既呈现强耦合又呈现长程依赖，是数据驱动多变量时序预测的典型应用场景</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{"citationID":"yaqG6Xzq","properties":{"formattedCitation":"\\super [3,4]\\nosupersub{}","plainCitation":"[3,4]","noteIndex":0},"citationItems":[{"id":1619,"uris":["http://zotero.org/users/12299105/items/CX4XXE7W"],"itemDat</w:instrText>
      </w:r>
      <w:r w:rsidR="00C11184">
        <w:rPr>
          <w:rFonts w:cs="Times New Roman" w:hint="eastAsia"/>
          <w:color w:val="000000" w:themeColor="text1"/>
        </w:rPr>
        <w:instrText>a":{"id":1619,"type":"article-journal","abstract":"</w:instrText>
      </w:r>
      <w:r w:rsidR="00C11184">
        <w:rPr>
          <w:rFonts w:cs="Times New Roman" w:hint="eastAsia"/>
          <w:color w:val="000000" w:themeColor="text1"/>
        </w:rPr>
        <w:instrText>依托佛山地铁</w:instrText>
      </w:r>
      <w:r w:rsidR="00C11184">
        <w:rPr>
          <w:rFonts w:cs="Times New Roman" w:hint="eastAsia"/>
          <w:color w:val="000000" w:themeColor="text1"/>
        </w:rPr>
        <w:instrText>3</w:instrText>
      </w:r>
      <w:r w:rsidR="00C11184">
        <w:rPr>
          <w:rFonts w:cs="Times New Roman" w:hint="eastAsia"/>
          <w:color w:val="000000" w:themeColor="text1"/>
        </w:rPr>
        <w:instrText>号线逢沙站—创意园站区间隧道工程，通过现场实测数据，详细分析了土压平衡盾构穿越软土地层时盾构掘进参数内在变化规律，并建立了掘进速度预测模型。首先，对盾构掘进参数进行数理统计分析，对各掘进参数的分布进行正态性检验；其次，进行</w:instrText>
      </w:r>
      <w:r w:rsidR="00C11184">
        <w:rPr>
          <w:rFonts w:cs="Times New Roman" w:hint="eastAsia"/>
          <w:color w:val="000000" w:themeColor="text1"/>
        </w:rPr>
        <w:instrText>Pearson</w:instrText>
      </w:r>
      <w:r w:rsidR="00C11184">
        <w:rPr>
          <w:rFonts w:cs="Times New Roman" w:hint="eastAsia"/>
          <w:color w:val="000000" w:themeColor="text1"/>
        </w:rPr>
        <w:instrText>相关性分析，找出线性相关性较强参数间变化规律；再次，利用基于互信息的特征选择算法，筛选与掘进速度非线性相关性较高的参数变量；最后，分别建立随机森林回归预测模型和基于遗传算法优化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神经网络预测模型，对掘进速度进行预测。研究结果表明：在软弱地层盾构隧道工程中，通常采用较低的刀盘转速、刀盘扭矩及较高的掘进速度、贯入度、盾构总推力、土仓压力；掘进速度等参数均通过了采用</w:instrText>
      </w:r>
      <w:r w:rsidR="00C11184">
        <w:rPr>
          <w:rFonts w:cs="Times New Roman" w:hint="eastAsia"/>
          <w:color w:val="000000" w:themeColor="text1"/>
        </w:rPr>
        <w:instrText>K-S</w:instrText>
      </w:r>
      <w:r w:rsidR="00C11184">
        <w:rPr>
          <w:rFonts w:cs="Times New Roman" w:hint="eastAsia"/>
          <w:color w:val="000000" w:themeColor="text1"/>
        </w:rPr>
        <w:instrText>检验法的正态性检验；掘进速度与贯入度存在极强相关性关系；基于遗传算法优化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神经网络预测模型的预测精度略优于随机森林回归预测模型，随机森林回归预测模型在测试集中的平均绝对误差、均方根误差、拟合优度分别为</w:instrText>
      </w:r>
      <w:r w:rsidR="00C11184">
        <w:rPr>
          <w:rFonts w:cs="Times New Roman" w:hint="eastAsia"/>
          <w:color w:val="000000" w:themeColor="text1"/>
        </w:rPr>
        <w:instrText>4.055</w:instrText>
      </w:r>
      <w:r w:rsidR="00C11184">
        <w:rPr>
          <w:rFonts w:cs="Times New Roman" w:hint="eastAsia"/>
          <w:color w:val="000000" w:themeColor="text1"/>
        </w:rPr>
        <w:instrText>、</w:instrText>
      </w:r>
      <w:r w:rsidR="00C11184">
        <w:rPr>
          <w:rFonts w:cs="Times New Roman" w:hint="eastAsia"/>
          <w:color w:val="000000" w:themeColor="text1"/>
        </w:rPr>
        <w:instrText>5.038</w:instrText>
      </w:r>
      <w:r w:rsidR="00C11184">
        <w:rPr>
          <w:rFonts w:cs="Times New Roman" w:hint="eastAsia"/>
          <w:color w:val="000000" w:themeColor="text1"/>
        </w:rPr>
        <w:instrText>、</w:instrText>
      </w:r>
      <w:r w:rsidR="00C11184">
        <w:rPr>
          <w:rFonts w:cs="Times New Roman" w:hint="eastAsia"/>
          <w:color w:val="000000" w:themeColor="text1"/>
        </w:rPr>
        <w:instrText>0.871,</w:instrText>
      </w:r>
      <w:r w:rsidR="00C11184">
        <w:rPr>
          <w:rFonts w:cs="Times New Roman" w:hint="eastAsia"/>
          <w:color w:val="000000" w:themeColor="text1"/>
        </w:rPr>
        <w:instrText>而基于遗传算法优化</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神经网络预测模型分别为</w:instrText>
      </w:r>
      <w:r w:rsidR="00C11184">
        <w:rPr>
          <w:rFonts w:cs="Times New Roman" w:hint="eastAsia"/>
          <w:color w:val="000000" w:themeColor="text1"/>
        </w:rPr>
        <w:instrText>0.822</w:instrText>
      </w:r>
      <w:r w:rsidR="00C11184">
        <w:rPr>
          <w:rFonts w:cs="Times New Roman" w:hint="eastAsia"/>
          <w:color w:val="000000" w:themeColor="text1"/>
        </w:rPr>
        <w:instrText>、</w:instrText>
      </w:r>
      <w:r w:rsidR="00C11184">
        <w:rPr>
          <w:rFonts w:cs="Times New Roman" w:hint="eastAsia"/>
          <w:color w:val="000000" w:themeColor="text1"/>
        </w:rPr>
        <w:instrText>1.244</w:instrText>
      </w:r>
      <w:r w:rsidR="00C11184">
        <w:rPr>
          <w:rFonts w:cs="Times New Roman" w:hint="eastAsia"/>
          <w:color w:val="000000" w:themeColor="text1"/>
        </w:rPr>
        <w:instrText>、</w:instrText>
      </w:r>
      <w:r w:rsidR="00C11184">
        <w:rPr>
          <w:rFonts w:cs="Times New Roman" w:hint="eastAsia"/>
          <w:color w:val="000000" w:themeColor="text1"/>
        </w:rPr>
        <w:instrText>0.991</w:instrText>
      </w:r>
      <w:r w:rsidR="00C11184">
        <w:rPr>
          <w:rFonts w:cs="Times New Roman" w:hint="eastAsia"/>
          <w:color w:val="000000" w:themeColor="text1"/>
        </w:rPr>
        <w:instrText>。</w:instrText>
      </w:r>
      <w:r w:rsidR="00C11184">
        <w:rPr>
          <w:rFonts w:cs="Times New Roman" w:hint="eastAsia"/>
          <w:color w:val="000000" w:themeColor="text1"/>
        </w:rPr>
        <w:instrText>","call-number":"41-1339/T","citation-key":"peihaodong;yeshebao;yangping;wuyongzhe;_ruantudicengdungoujuejincanshufenxijijuejinsuduyuce_2024","container-title":"</w:instrText>
      </w:r>
      <w:r w:rsidR="00C11184">
        <w:rPr>
          <w:rFonts w:cs="Times New Roman" w:hint="eastAsia"/>
          <w:color w:val="000000" w:themeColor="text1"/>
        </w:rPr>
        <w:instrText>郑州大学学报</w:instrText>
      </w:r>
      <w:r w:rsidR="00C11184">
        <w:rPr>
          <w:rFonts w:cs="Times New Roman" w:hint="eastAsia"/>
          <w:color w:val="000000" w:themeColor="text1"/>
        </w:rPr>
        <w:instrText>(</w:instrText>
      </w:r>
      <w:r w:rsidR="00C11184">
        <w:rPr>
          <w:rFonts w:cs="Times New Roman" w:hint="eastAsia"/>
          <w:color w:val="000000" w:themeColor="text1"/>
        </w:rPr>
        <w:instrText>工学版</w:instrText>
      </w:r>
      <w:r w:rsidR="00C11184">
        <w:rPr>
          <w:rFonts w:cs="Times New Roman" w:hint="eastAsia"/>
          <w:color w:val="000000" w:themeColor="text1"/>
        </w:rPr>
        <w:instrText>)","ISSN":"1671-6833","issue":"01 vo 45","language":"</w:instrText>
      </w:r>
      <w:r w:rsidR="00C11184">
        <w:rPr>
          <w:rFonts w:cs="Times New Roman" w:hint="eastAsia"/>
          <w:color w:val="000000" w:themeColor="text1"/>
        </w:rPr>
        <w:instrText>中文</w:instrText>
      </w:r>
      <w:r w:rsidR="00C11184">
        <w:rPr>
          <w:rFonts w:cs="Times New Roman" w:hint="eastAsia"/>
          <w:color w:val="000000" w:themeColor="text1"/>
        </w:rPr>
        <w:instrText>;","page":"107-113","title":"</w:instrText>
      </w:r>
      <w:r w:rsidR="00C11184">
        <w:rPr>
          <w:rFonts w:cs="Times New Roman" w:hint="eastAsia"/>
          <w:color w:val="000000" w:themeColor="text1"/>
        </w:rPr>
        <w:instrText>软土地层盾构掘进参数分析及掘进速度预测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裴浩东</w:instrText>
      </w:r>
      <w:r w:rsidR="00C11184">
        <w:rPr>
          <w:rFonts w:cs="Times New Roman" w:hint="eastAsia"/>
          <w:color w:val="000000" w:themeColor="text1"/>
        </w:rPr>
        <w:instrText>;</w:instrText>
      </w:r>
      <w:r w:rsidR="00C11184">
        <w:rPr>
          <w:rFonts w:cs="Times New Roman" w:hint="eastAsia"/>
          <w:color w:val="000000" w:themeColor="text1"/>
        </w:rPr>
        <w:instrText>叶社保</w:instrText>
      </w:r>
      <w:r w:rsidR="00C11184">
        <w:rPr>
          <w:rFonts w:cs="Times New Roman" w:hint="eastAsia"/>
          <w:color w:val="000000" w:themeColor="text1"/>
        </w:rPr>
        <w:instrText>;</w:instrText>
      </w:r>
      <w:r w:rsidR="00C11184">
        <w:rPr>
          <w:rFonts w:cs="Times New Roman" w:hint="eastAsia"/>
          <w:color w:val="000000" w:themeColor="text1"/>
        </w:rPr>
        <w:instrText>杨平</w:instrText>
      </w:r>
      <w:r w:rsidR="00C11184">
        <w:rPr>
          <w:rFonts w:cs="Times New Roman" w:hint="eastAsia"/>
          <w:color w:val="000000" w:themeColor="text1"/>
        </w:rPr>
        <w:instrText>;</w:instrText>
      </w:r>
      <w:r w:rsidR="00C11184">
        <w:rPr>
          <w:rFonts w:cs="Times New Roman" w:hint="eastAsia"/>
          <w:color w:val="000000" w:themeColor="text1"/>
        </w:rPr>
        <w:instrText>吴永哲</w:instrText>
      </w:r>
      <w:r w:rsidR="00C11184">
        <w:rPr>
          <w:rFonts w:cs="Times New Roman" w:hint="eastAsia"/>
          <w:color w:val="000000" w:themeColor="text1"/>
        </w:rPr>
        <w:instrText>;","given":""}],"issued":{"date-parts":[["2024"]]}}},{"id":1605,"uris":["http://zotero.org/users/12299105/items/8LEF7YL3"],"itemData":{"id":1605,"type":"article-journal","abstract":"</w:instrText>
      </w:r>
      <w:r w:rsidR="00C11184">
        <w:rPr>
          <w:rFonts w:cs="Times New Roman" w:hint="eastAsia"/>
          <w:color w:val="000000" w:themeColor="text1"/>
        </w:rPr>
        <w:instrText>对长沙不同风化程度板岩地层盾构掘进参数分布进行分析，基于实际工程采集的盾构掘进记录数据，对主要施工参数在微风化、中风化、强风化以及全风化板岩地层中的分布进行统计分析得到变化规律。研究贯入度与场切深指数、掘进比能两个盾构掘进性能指标之间的相关关系，拟合掘进比能计算的经验公式，得到盾构掘进状态的评判方法。最后分析得到从贯入度、掘进比能计算盾构日掘进速率的方法。研究结果表明：贯入度、刀盘扭矩、推进时刀盘上部土压与推进力参数的分布与板岩风化程度的关系较明显。贯入度与场切深指数、掘进比能间相关性明显，拟合的经验公式可以用于指导盾构可掘性。推导盾构掘进预测公式时各步骤参数转化的可靠度较高，预测方法可用于优化盾构掘进效率及施工计划安排。</w:instrText>
      </w:r>
      <w:r w:rsidR="00C11184">
        <w:rPr>
          <w:rFonts w:cs="Times New Roman" w:hint="eastAsia"/>
          <w:color w:val="000000" w:themeColor="text1"/>
        </w:rPr>
        <w:instrText>","call-number":"11-2120/TU","citation-key":"chenshijun;tanbo;liji;fengguanghui;wangjie;sunguangcan;_changshabanyandicengdungoujuejincanshufenxijiyucemoxingyanjiu_2024","container-title":"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","ISSN":"1000-131X","issue":"S2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;","page":"154-159","title":"</w:instrText>
      </w:r>
      <w:r w:rsidR="00C11184">
        <w:rPr>
          <w:rFonts w:cs="Times New Roman" w:hint="eastAsia"/>
          <w:color w:val="000000" w:themeColor="text1"/>
        </w:rPr>
        <w:instrText>长沙板岩地层盾构掘进参数分析及预测模型研究</w:instrText>
      </w:r>
      <w:r w:rsidR="00C11184">
        <w:rPr>
          <w:rFonts w:cs="Times New Roman" w:hint="eastAsia"/>
          <w:color w:val="000000" w:themeColor="text1"/>
        </w:rPr>
        <w:instrText>","author":[{"family":"</w:instrText>
      </w:r>
      <w:r w:rsidR="00C11184">
        <w:rPr>
          <w:rFonts w:cs="Times New Roman" w:hint="eastAsia"/>
          <w:color w:val="000000" w:themeColor="text1"/>
        </w:rPr>
        <w:instrText>陈世君</w:instrText>
      </w:r>
      <w:r w:rsidR="00C11184">
        <w:rPr>
          <w:rFonts w:cs="Times New Roman" w:hint="eastAsia"/>
          <w:color w:val="000000" w:themeColor="text1"/>
        </w:rPr>
        <w:instrText>;</w:instrText>
      </w:r>
      <w:r w:rsidR="00C11184">
        <w:rPr>
          <w:rFonts w:cs="Times New Roman" w:hint="eastAsia"/>
          <w:color w:val="000000" w:themeColor="text1"/>
        </w:rPr>
        <w:instrText>谭博</w:instrText>
      </w:r>
      <w:r w:rsidR="00C11184">
        <w:rPr>
          <w:rFonts w:cs="Times New Roman" w:hint="eastAsia"/>
          <w:color w:val="000000" w:themeColor="text1"/>
        </w:rPr>
        <w:instrText>;</w:instrText>
      </w:r>
      <w:r w:rsidR="00C11184">
        <w:rPr>
          <w:rFonts w:cs="Times New Roman" w:hint="eastAsia"/>
          <w:color w:val="000000" w:themeColor="text1"/>
        </w:rPr>
        <w:instrText>李吉</w:instrText>
      </w:r>
      <w:r w:rsidR="00C11184">
        <w:rPr>
          <w:rFonts w:cs="Times New Roman" w:hint="eastAsia"/>
          <w:color w:val="000000" w:themeColor="text1"/>
        </w:rPr>
        <w:instrText>;</w:instrText>
      </w:r>
      <w:r w:rsidR="00C11184">
        <w:rPr>
          <w:rFonts w:cs="Times New Roman" w:hint="eastAsia"/>
          <w:color w:val="000000" w:themeColor="text1"/>
        </w:rPr>
        <w:instrText>冯光辉</w:instrText>
      </w:r>
      <w:r w:rsidR="00C11184">
        <w:rPr>
          <w:rFonts w:cs="Times New Roman" w:hint="eastAsia"/>
          <w:color w:val="000000" w:themeColor="text1"/>
        </w:rPr>
        <w:instrText>;</w:instrText>
      </w:r>
      <w:r w:rsidR="00C11184">
        <w:rPr>
          <w:rFonts w:cs="Times New Roman" w:hint="eastAsia"/>
          <w:color w:val="000000" w:themeColor="text1"/>
        </w:rPr>
        <w:instrText>王杰</w:instrText>
      </w:r>
      <w:r w:rsidR="00C11184">
        <w:rPr>
          <w:rFonts w:cs="Times New Roman" w:hint="eastAsia"/>
          <w:color w:val="000000" w:themeColor="text1"/>
        </w:rPr>
        <w:instrText>;</w:instrText>
      </w:r>
      <w:r w:rsidR="00C11184">
        <w:rPr>
          <w:rFonts w:cs="Times New Roman" w:hint="eastAsia"/>
          <w:color w:val="000000" w:themeColor="text1"/>
        </w:rPr>
        <w:instrText>孙广灿</w:instrText>
      </w:r>
      <w:r w:rsidR="00C11184">
        <w:rPr>
          <w:rFonts w:cs="Times New Roman" w:hint="eastAsia"/>
          <w:color w:val="000000" w:themeColor="text1"/>
        </w:rPr>
        <w:instrText>;","given":""}],"issued":{"date-parts":[["2024"]]}}}],"schema":"https://github.com/citation-style-language/schema/ra</w:instrText>
      </w:r>
      <w:r w:rsidR="00C11184">
        <w:rPr>
          <w:rFonts w:cs="Times New Roman"/>
          <w:color w:val="000000" w:themeColor="text1"/>
        </w:rPr>
        <w:instrText xml:space="preserve">w/master/csl-citation.json"} </w:instrText>
      </w:r>
      <w:r w:rsidR="00C11184">
        <w:rPr>
          <w:rFonts w:cs="Times New Roman"/>
          <w:color w:val="000000" w:themeColor="text1"/>
        </w:rPr>
        <w:fldChar w:fldCharType="separate"/>
      </w:r>
      <w:r w:rsidR="00C11184" w:rsidRPr="00C11184">
        <w:rPr>
          <w:rFonts w:cs="Times New Roman"/>
          <w:kern w:val="0"/>
          <w:vertAlign w:val="superscript"/>
        </w:rPr>
        <w:t>[3,4]</w:t>
      </w:r>
      <w:r w:rsidR="00C11184">
        <w:rPr>
          <w:rFonts w:cs="Times New Roman"/>
          <w:color w:val="000000" w:themeColor="text1"/>
        </w:rPr>
        <w:fldChar w:fldCharType="end"/>
      </w:r>
      <w:r w:rsidRPr="00846943">
        <w:rPr>
          <w:rFonts w:cs="Times New Roman"/>
          <w:color w:val="000000" w:themeColor="text1"/>
        </w:rPr>
        <w:t>。工业与土木等领域中，</w:t>
      </w:r>
      <w:r w:rsidRPr="00846943">
        <w:rPr>
          <w:rFonts w:cs="Times New Roman"/>
          <w:color w:val="000000" w:themeColor="text1"/>
        </w:rPr>
        <w:t>“</w:t>
      </w:r>
      <w:r w:rsidRPr="00846943">
        <w:rPr>
          <w:rFonts w:cs="Times New Roman"/>
          <w:color w:val="000000" w:themeColor="text1"/>
        </w:rPr>
        <w:t>用多长历史（输入长度</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）、预测多远（预测长度</w:t>
      </w:r>
      <w:r w:rsidRPr="00846943">
        <w:rPr>
          <w:rFonts w:cs="Times New Roman"/>
          <w:color w:val="000000" w:themeColor="text1"/>
        </w:rPr>
        <w:t xml:space="preserve"> </w:t>
      </w:r>
      <w:r w:rsidRPr="00DE079E">
        <w:rPr>
          <w:rFonts w:cs="Times New Roman"/>
          <w:i/>
          <w:iCs/>
          <w:color w:val="000000" w:themeColor="text1"/>
        </w:rPr>
        <w:t>H</w:t>
      </w:r>
      <w:r w:rsidRPr="00846943">
        <w:rPr>
          <w:rFonts w:cs="Times New Roman"/>
          <w:color w:val="000000" w:themeColor="text1"/>
        </w:rPr>
        <w:t>）</w:t>
      </w:r>
      <w:r w:rsidRPr="00846943">
        <w:rPr>
          <w:rFonts w:cs="Times New Roman"/>
          <w:color w:val="000000" w:themeColor="text1"/>
        </w:rPr>
        <w:t>”</w:t>
      </w:r>
      <w:r w:rsidRPr="00846943">
        <w:rPr>
          <w:rFonts w:cs="Times New Roman"/>
          <w:color w:val="000000" w:themeColor="text1"/>
        </w:rPr>
        <w:t>均制约预测精度与计算成本，但在同一模型与数据下系统量化</w:t>
      </w:r>
      <w:r w:rsidRPr="00846943">
        <w:rPr>
          <w:rFonts w:cs="Times New Roman"/>
          <w:color w:val="000000" w:themeColor="text1"/>
        </w:rPr>
        <w:t xml:space="preserve"> </w:t>
      </w:r>
      <w:r w:rsidRPr="00DE079E">
        <w:rPr>
          <w:rFonts w:cs="Times New Roman"/>
          <w:i/>
          <w:iCs/>
          <w:color w:val="000000" w:themeColor="text1"/>
        </w:rPr>
        <w:t>T</w:t>
      </w:r>
      <w:r w:rsidRPr="00846943">
        <w:rPr>
          <w:rFonts w:cs="Times New Roman"/>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对精度与效率的联合影响、并从可预测性理论角度加以解释的工作仍较缺乏</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{"citationID":"57idUhPH","properties":{"formattedCitation":"\\super [5]\\nosupersub{}","plainCitation":"[5]","noteIndex":0},"citationItems":[{"id":1609,"uris":["http://zotero.org/users/12299105/items/Y7CDMDLH"],"itemData":{</w:instrText>
      </w:r>
      <w:r w:rsidR="00C11184">
        <w:rPr>
          <w:rFonts w:cs="Times New Roman" w:hint="eastAsia"/>
          <w:color w:val="000000" w:themeColor="text1"/>
        </w:rPr>
        <w:instrText>"id":1609,"type":"article-journal","abstract":"</w:instrText>
      </w:r>
      <w:r w:rsidR="00C11184">
        <w:rPr>
          <w:rFonts w:cs="Times New Roman" w:hint="eastAsia"/>
          <w:color w:val="000000" w:themeColor="text1"/>
        </w:rPr>
        <w:instrText>近年来</w:instrText>
      </w:r>
      <w:r w:rsidR="00C11184">
        <w:rPr>
          <w:rFonts w:cs="Times New Roman" w:hint="eastAsia"/>
          <w:color w:val="000000" w:themeColor="text1"/>
        </w:rPr>
        <w:instrText>,</w:instrText>
      </w:r>
      <w:r w:rsidR="00C11184">
        <w:rPr>
          <w:rFonts w:cs="Times New Roman" w:hint="eastAsia"/>
          <w:color w:val="000000" w:themeColor="text1"/>
        </w:rPr>
        <w:instrText>随着我国经济社会的蓬勃发展和“交通强国”等重大战略相继提出</w:instrText>
      </w:r>
      <w:r w:rsidR="00C11184">
        <w:rPr>
          <w:rFonts w:cs="Times New Roman" w:hint="eastAsia"/>
          <w:color w:val="000000" w:themeColor="text1"/>
        </w:rPr>
        <w:instrText>,</w:instrText>
      </w:r>
      <w:r w:rsidR="00C11184">
        <w:rPr>
          <w:rFonts w:cs="Times New Roman" w:hint="eastAsia"/>
          <w:color w:val="000000" w:themeColor="text1"/>
        </w:rPr>
        <w:instrText>城市轨道交通建设进入了快车道。盾构法以其安全、高效、绿色环保等优势成为城市轨道交通建设的主流工法。其中</w:instrText>
      </w:r>
      <w:r w:rsidR="00C11184">
        <w:rPr>
          <w:rFonts w:cs="Times New Roman" w:hint="eastAsia"/>
          <w:color w:val="000000" w:themeColor="text1"/>
        </w:rPr>
        <w:instrText>,</w:instrText>
      </w:r>
      <w:r w:rsidR="00C11184">
        <w:rPr>
          <w:rFonts w:cs="Times New Roman" w:hint="eastAsia"/>
          <w:color w:val="000000" w:themeColor="text1"/>
        </w:rPr>
        <w:instrText>土压平衡盾构因运营成本相对较低、受外部影响小等特点</w:instrText>
      </w:r>
      <w:r w:rsidR="00C11184">
        <w:rPr>
          <w:rFonts w:cs="Times New Roman" w:hint="eastAsia"/>
          <w:color w:val="000000" w:themeColor="text1"/>
        </w:rPr>
        <w:instrText>,</w:instrText>
      </w:r>
      <w:r w:rsidR="00C11184">
        <w:rPr>
          <w:rFonts w:cs="Times New Roman" w:hint="eastAsia"/>
          <w:color w:val="000000" w:themeColor="text1"/>
        </w:rPr>
        <w:instrText>在城市地铁隧道施工中的应用尤为广泛。对于土压平衡盾构而言</w:instrText>
      </w:r>
      <w:r w:rsidR="00C11184">
        <w:rPr>
          <w:rFonts w:cs="Times New Roman" w:hint="eastAsia"/>
          <w:color w:val="000000" w:themeColor="text1"/>
        </w:rPr>
        <w:instrText>,</w:instrText>
      </w:r>
      <w:r w:rsidR="00C11184">
        <w:rPr>
          <w:rFonts w:cs="Times New Roman" w:hint="eastAsia"/>
          <w:color w:val="000000" w:themeColor="text1"/>
        </w:rPr>
        <w:instrText>合理设置土仓压力是维持掘进过程中掌子面稳定的关键</w:instrText>
      </w:r>
      <w:r w:rsidR="00C11184">
        <w:rPr>
          <w:rFonts w:cs="Times New Roman" w:hint="eastAsia"/>
          <w:color w:val="000000" w:themeColor="text1"/>
        </w:rPr>
        <w:instrText>,</w:instrText>
      </w:r>
      <w:r w:rsidR="00C11184">
        <w:rPr>
          <w:rFonts w:cs="Times New Roman" w:hint="eastAsia"/>
          <w:color w:val="000000" w:themeColor="text1"/>
        </w:rPr>
        <w:instrText>尤其在软黏土等特殊地层中</w:instrText>
      </w:r>
      <w:r w:rsidR="00C11184">
        <w:rPr>
          <w:rFonts w:cs="Times New Roman" w:hint="eastAsia"/>
          <w:color w:val="000000" w:themeColor="text1"/>
        </w:rPr>
        <w:instrText>,</w:instrText>
      </w:r>
      <w:r w:rsidR="00C11184">
        <w:rPr>
          <w:rFonts w:cs="Times New Roman" w:hint="eastAsia"/>
          <w:color w:val="000000" w:themeColor="text1"/>
        </w:rPr>
        <w:instrText>土体更容易受到扰动破坏。土仓压力设置不当极易导致地面隆起、地表塌陷等工程事故</w:instrText>
      </w:r>
      <w:r w:rsidR="00C11184">
        <w:rPr>
          <w:rFonts w:cs="Times New Roman" w:hint="eastAsia"/>
          <w:color w:val="000000" w:themeColor="text1"/>
        </w:rPr>
        <w:instrText>,</w:instrText>
      </w:r>
      <w:r w:rsidR="00C11184">
        <w:rPr>
          <w:rFonts w:cs="Times New Roman" w:hint="eastAsia"/>
          <w:color w:val="000000" w:themeColor="text1"/>
        </w:rPr>
        <w:instrText>危及人民生命财产安全。然而</w:instrText>
      </w:r>
      <w:r w:rsidR="00C11184">
        <w:rPr>
          <w:rFonts w:cs="Times New Roman" w:hint="eastAsia"/>
          <w:color w:val="000000" w:themeColor="text1"/>
        </w:rPr>
        <w:instrText>,</w:instrText>
      </w:r>
      <w:r w:rsidR="00C11184">
        <w:rPr>
          <w:rFonts w:cs="Times New Roman" w:hint="eastAsia"/>
          <w:color w:val="000000" w:themeColor="text1"/>
        </w:rPr>
        <w:instrText>土仓压力受到多种掘进参数的复杂耦合作用</w:instrText>
      </w:r>
      <w:r w:rsidR="00C11184">
        <w:rPr>
          <w:rFonts w:cs="Times New Roman" w:hint="eastAsia"/>
          <w:color w:val="000000" w:themeColor="text1"/>
        </w:rPr>
        <w:instrText>,</w:instrText>
      </w:r>
      <w:r w:rsidR="00C11184">
        <w:rPr>
          <w:rFonts w:cs="Times New Roman" w:hint="eastAsia"/>
          <w:color w:val="000000" w:themeColor="text1"/>
        </w:rPr>
        <w:instrText>其控制机理至今尚不明确</w:instrText>
      </w:r>
      <w:r w:rsidR="00C11184">
        <w:rPr>
          <w:rFonts w:cs="Times New Roman" w:hint="eastAsia"/>
          <w:color w:val="000000" w:themeColor="text1"/>
        </w:rPr>
        <w:instrText>,</w:instrText>
      </w:r>
      <w:r w:rsidR="00C11184">
        <w:rPr>
          <w:rFonts w:cs="Times New Roman" w:hint="eastAsia"/>
          <w:color w:val="000000" w:themeColor="text1"/>
        </w:rPr>
        <w:instrText>目前在实际工程中仍高度依赖人工经验进行调控。</w:instrText>
      </w:r>
      <w:r w:rsidR="00C11184">
        <w:rPr>
          <w:rFonts w:cs="Times New Roman" w:hint="eastAsia"/>
          <w:color w:val="000000" w:themeColor="text1"/>
        </w:rPr>
        <w:instrText xml:space="preserve"> </w:instrText>
      </w:r>
      <w:r w:rsidR="00C11184">
        <w:rPr>
          <w:rFonts w:cs="Times New Roman" w:hint="eastAsia"/>
          <w:color w:val="000000" w:themeColor="text1"/>
        </w:rPr>
        <w:instrText>因此</w:instrText>
      </w:r>
      <w:r w:rsidR="00C11184">
        <w:rPr>
          <w:rFonts w:cs="Times New Roman" w:hint="eastAsia"/>
          <w:color w:val="000000" w:themeColor="text1"/>
        </w:rPr>
        <w:instrText>,</w:instrText>
      </w:r>
      <w:r w:rsidR="00C11184">
        <w:rPr>
          <w:rFonts w:cs="Times New Roman" w:hint="eastAsia"/>
          <w:color w:val="000000" w:themeColor="text1"/>
        </w:rPr>
        <w:instrText>亟需深入研究不同掘进参数与土仓压力之间的关系</w:instrText>
      </w:r>
      <w:r w:rsidR="00C11184">
        <w:rPr>
          <w:rFonts w:cs="Times New Roman" w:hint="eastAsia"/>
          <w:color w:val="000000" w:themeColor="text1"/>
        </w:rPr>
        <w:instrText>,</w:instrText>
      </w:r>
      <w:r w:rsidR="00C11184">
        <w:rPr>
          <w:rFonts w:cs="Times New Roman" w:hint="eastAsia"/>
          <w:color w:val="000000" w:themeColor="text1"/>
        </w:rPr>
        <w:instrText>并在此基础上制定适用于实际工程的土仓压力快速调控方法</w:instrText>
      </w:r>
      <w:r w:rsidR="00C11184">
        <w:rPr>
          <w:rFonts w:cs="Times New Roman" w:hint="eastAsia"/>
          <w:color w:val="000000" w:themeColor="text1"/>
        </w:rPr>
        <w:instrText>,</w:instrText>
      </w:r>
      <w:r w:rsidR="00C11184">
        <w:rPr>
          <w:rFonts w:cs="Times New Roman" w:hint="eastAsia"/>
          <w:color w:val="000000" w:themeColor="text1"/>
        </w:rPr>
        <w:instrText>为土压平衡盾构在敏感地层条件下的安全掘进提供技术支撑。为此</w:instrText>
      </w:r>
      <w:r w:rsidR="00C11184">
        <w:rPr>
          <w:rFonts w:cs="Times New Roman" w:hint="eastAsia"/>
          <w:color w:val="000000" w:themeColor="text1"/>
        </w:rPr>
        <w:instrText>,</w:instrText>
      </w:r>
      <w:r w:rsidR="00C11184">
        <w:rPr>
          <w:rFonts w:cs="Times New Roman" w:hint="eastAsia"/>
          <w:color w:val="000000" w:themeColor="text1"/>
        </w:rPr>
        <w:instrText>本文依托济南地铁</w:instrText>
      </w:r>
      <w:r w:rsidR="00C11184">
        <w:rPr>
          <w:rFonts w:cs="Times New Roman" w:hint="eastAsia"/>
          <w:color w:val="000000" w:themeColor="text1"/>
        </w:rPr>
        <w:instrText>6</w:instrText>
      </w:r>
      <w:r w:rsidR="00C11184">
        <w:rPr>
          <w:rFonts w:cs="Times New Roman" w:hint="eastAsia"/>
          <w:color w:val="000000" w:themeColor="text1"/>
        </w:rPr>
        <w:instrText>号线王</w:instrText>
      </w:r>
      <w:r w:rsidR="00C11184">
        <w:rPr>
          <w:rFonts w:cs="Times New Roman" w:hint="eastAsia"/>
          <w:color w:val="000000" w:themeColor="text1"/>
        </w:rPr>
        <w:instrText>-</w:instrText>
      </w:r>
      <w:r w:rsidR="00C11184">
        <w:rPr>
          <w:rFonts w:cs="Times New Roman" w:hint="eastAsia"/>
          <w:color w:val="000000" w:themeColor="text1"/>
        </w:rPr>
        <w:instrText>济区间</w:instrText>
      </w:r>
      <w:r w:rsidR="00C11184">
        <w:rPr>
          <w:rFonts w:cs="Times New Roman" w:hint="eastAsia"/>
          <w:color w:val="000000" w:themeColor="text1"/>
        </w:rPr>
        <w:instrText>,</w:instrText>
      </w:r>
      <w:r w:rsidR="00C11184">
        <w:rPr>
          <w:rFonts w:cs="Times New Roman" w:hint="eastAsia"/>
          <w:color w:val="000000" w:themeColor="text1"/>
        </w:rPr>
        <w:instrText>采用机理分析、数值仿真与机器学习等方法</w:instrText>
      </w:r>
      <w:r w:rsidR="00C11184">
        <w:rPr>
          <w:rFonts w:cs="Times New Roman" w:hint="eastAsia"/>
          <w:color w:val="000000" w:themeColor="text1"/>
        </w:rPr>
        <w:instrText>,</w:instrText>
      </w:r>
      <w:r w:rsidR="00C11184">
        <w:rPr>
          <w:rFonts w:cs="Times New Roman" w:hint="eastAsia"/>
          <w:color w:val="000000" w:themeColor="text1"/>
        </w:rPr>
        <w:instrText>系统分析了黏土地层中土压平衡盾构掘进参数与土仓压力的关系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提出了基于</w:instrText>
      </w:r>
      <w:r w:rsidR="00C11184">
        <w:rPr>
          <w:rFonts w:cs="Times New Roman" w:hint="eastAsia"/>
          <w:color w:val="000000" w:themeColor="text1"/>
        </w:rPr>
        <w:instrText>SSA-RF</w:instrText>
      </w:r>
      <w:r w:rsidR="00C11184">
        <w:rPr>
          <w:rFonts w:cs="Times New Roman" w:hint="eastAsia"/>
          <w:color w:val="000000" w:themeColor="text1"/>
        </w:rPr>
        <w:instrText>的土仓压力预测算法</w:instrText>
      </w:r>
      <w:r w:rsidR="00C11184">
        <w:rPr>
          <w:rFonts w:cs="Times New Roman" w:hint="eastAsia"/>
          <w:color w:val="000000" w:themeColor="text1"/>
        </w:rPr>
        <w:instrText>,</w:instrText>
      </w:r>
      <w:r w:rsidR="00C11184">
        <w:rPr>
          <w:rFonts w:cs="Times New Roman" w:hint="eastAsia"/>
          <w:color w:val="000000" w:themeColor="text1"/>
        </w:rPr>
        <w:instrText>并最终形成了可视化的土仓压力预测与优化控制系统。主要成果如下</w:instrText>
      </w:r>
      <w:r w:rsidR="00C11184">
        <w:rPr>
          <w:rFonts w:cs="Times New Roman" w:hint="eastAsia"/>
          <w:color w:val="000000" w:themeColor="text1"/>
        </w:rPr>
        <w:instrText>: (1)</w:instrText>
      </w:r>
      <w:r w:rsidR="00C11184">
        <w:rPr>
          <w:rFonts w:cs="Times New Roman" w:hint="eastAsia"/>
          <w:color w:val="000000" w:themeColor="text1"/>
        </w:rPr>
        <w:instrText>通过文献调研</w:instrText>
      </w:r>
      <w:r w:rsidR="00C11184">
        <w:rPr>
          <w:rFonts w:cs="Times New Roman" w:hint="eastAsia"/>
          <w:color w:val="000000" w:themeColor="text1"/>
        </w:rPr>
        <w:instrText>,</w:instrText>
      </w:r>
      <w:r w:rsidR="00C11184">
        <w:rPr>
          <w:rFonts w:cs="Times New Roman" w:hint="eastAsia"/>
          <w:color w:val="000000" w:themeColor="text1"/>
        </w:rPr>
        <w:instrText>总结了黏土地层中盾构开挖面失稳破坏模式及其粉质黏土地层的工程特性</w:instrText>
      </w:r>
      <w:r w:rsidR="00C11184">
        <w:rPr>
          <w:rFonts w:cs="Times New Roman" w:hint="eastAsia"/>
          <w:color w:val="000000" w:themeColor="text1"/>
        </w:rPr>
        <w:instrText>,</w:instrText>
      </w:r>
      <w:r w:rsidR="00C11184">
        <w:rPr>
          <w:rFonts w:cs="Times New Roman" w:hint="eastAsia"/>
          <w:color w:val="000000" w:themeColor="text1"/>
        </w:rPr>
        <w:instrText>分析了盾构支护压力的理论计算方法</w:instrText>
      </w:r>
      <w:r w:rsidR="00C11184">
        <w:rPr>
          <w:rFonts w:cs="Times New Roman" w:hint="eastAsia"/>
          <w:color w:val="000000" w:themeColor="text1"/>
        </w:rPr>
        <w:instrText>,</w:instrText>
      </w:r>
      <w:r w:rsidR="00C11184">
        <w:rPr>
          <w:rFonts w:cs="Times New Roman" w:hint="eastAsia"/>
          <w:color w:val="000000" w:themeColor="text1"/>
        </w:rPr>
        <w:instrText>并揭示了不同刀盘形式下开挖面支护力与土仓压力之间的映射关系。根据土压平衡盾构掘进过程中的物理和力学平衡关系</w:instrText>
      </w:r>
      <w:r w:rsidR="00C11184">
        <w:rPr>
          <w:rFonts w:cs="Times New Roman" w:hint="eastAsia"/>
          <w:color w:val="000000" w:themeColor="text1"/>
        </w:rPr>
        <w:instrText>,</w:instrText>
      </w:r>
      <w:r w:rsidR="00C11184">
        <w:rPr>
          <w:rFonts w:cs="Times New Roman" w:hint="eastAsia"/>
          <w:color w:val="000000" w:themeColor="text1"/>
        </w:rPr>
        <w:instrText>归纳了盾构掘进参数与土仓压力的关系</w:instrText>
      </w:r>
      <w:r w:rsidR="00C11184">
        <w:rPr>
          <w:rFonts w:cs="Times New Roman" w:hint="eastAsia"/>
          <w:color w:val="000000" w:themeColor="text1"/>
        </w:rPr>
        <w:instrText>,</w:instrText>
      </w:r>
      <w:r w:rsidR="00C11184">
        <w:rPr>
          <w:rFonts w:cs="Times New Roman" w:hint="eastAsia"/>
          <w:color w:val="000000" w:themeColor="text1"/>
        </w:rPr>
        <w:instrText>提炼了部分对土仓压力产生显著影响的关键掘进参数。</w:instrText>
      </w:r>
      <w:r w:rsidR="00C11184">
        <w:rPr>
          <w:rFonts w:cs="Times New Roman" w:hint="eastAsia"/>
          <w:color w:val="000000" w:themeColor="text1"/>
        </w:rPr>
        <w:instrText xml:space="preserve"> (2)</w:instrText>
      </w:r>
      <w:r w:rsidR="00C11184">
        <w:rPr>
          <w:rFonts w:cs="Times New Roman" w:hint="eastAsia"/>
          <w:color w:val="000000" w:themeColor="text1"/>
        </w:rPr>
        <w:instrText>通过室内三轴试验测定了粉质黏土的抗剪强度</w:instrText>
      </w:r>
      <w:r w:rsidR="00C11184">
        <w:rPr>
          <w:rFonts w:cs="Times New Roman" w:hint="eastAsia"/>
          <w:color w:val="000000" w:themeColor="text1"/>
        </w:rPr>
        <w:instrText>,</w:instrText>
      </w:r>
      <w:r w:rsidR="00C11184">
        <w:rPr>
          <w:rFonts w:cs="Times New Roman" w:hint="eastAsia"/>
          <w:color w:val="000000" w:themeColor="text1"/>
        </w:rPr>
        <w:instrText>并采用坍落度试验分析了不同改良剂掺量对渣土流塑性能的影响。基于室内试验结果</w:instrText>
      </w:r>
      <w:r w:rsidR="00C11184">
        <w:rPr>
          <w:rFonts w:cs="Times New Roman" w:hint="eastAsia"/>
          <w:color w:val="000000" w:themeColor="text1"/>
        </w:rPr>
        <w:instrText>,</w:instrText>
      </w:r>
      <w:r w:rsidR="00C11184">
        <w:rPr>
          <w:rFonts w:cs="Times New Roman" w:hint="eastAsia"/>
          <w:color w:val="000000" w:themeColor="text1"/>
        </w:rPr>
        <w:instrText>在离散元软件中分别标定了改良前后的渣土参数</w:instrText>
      </w:r>
      <w:r w:rsidR="00C11184">
        <w:rPr>
          <w:rFonts w:cs="Times New Roman" w:hint="eastAsia"/>
          <w:color w:val="000000" w:themeColor="text1"/>
        </w:rPr>
        <w:instrText>,</w:instrText>
      </w:r>
      <w:r w:rsidR="00C11184">
        <w:rPr>
          <w:rFonts w:cs="Times New Roman" w:hint="eastAsia"/>
          <w:color w:val="000000" w:themeColor="text1"/>
        </w:rPr>
        <w:instrText>在此基础上采用离散</w:instrText>
      </w:r>
      <w:r w:rsidR="00C11184">
        <w:rPr>
          <w:rFonts w:cs="Times New Roman" w:hint="eastAsia"/>
          <w:color w:val="000000" w:themeColor="text1"/>
        </w:rPr>
        <w:instrText>-</w:instrText>
      </w:r>
      <w:r w:rsidR="00C11184">
        <w:rPr>
          <w:rFonts w:cs="Times New Roman" w:hint="eastAsia"/>
          <w:color w:val="000000" w:themeColor="text1"/>
        </w:rPr>
        <w:instrText>连续耦合方法构建了盾构三维掘进模型</w:instrText>
      </w:r>
      <w:r w:rsidR="00C11184">
        <w:rPr>
          <w:rFonts w:cs="Times New Roman" w:hint="eastAsia"/>
          <w:color w:val="000000" w:themeColor="text1"/>
        </w:rPr>
        <w:instrText>,</w:instrText>
      </w:r>
      <w:r w:rsidR="00C11184">
        <w:rPr>
          <w:rFonts w:cs="Times New Roman" w:hint="eastAsia"/>
          <w:color w:val="000000" w:themeColor="text1"/>
        </w:rPr>
        <w:instrText>揭示了黏土地层条件下推进速度、刀盘转速及螺旋输送机转速对土仓压力数值大小和分布形式的影响规律。</w:instrText>
      </w:r>
      <w:r w:rsidR="00C11184">
        <w:rPr>
          <w:rFonts w:cs="Times New Roman" w:hint="eastAsia"/>
          <w:color w:val="000000" w:themeColor="text1"/>
        </w:rPr>
        <w:instrText xml:space="preserve"> (3)</w:instrText>
      </w:r>
      <w:r w:rsidR="00C11184">
        <w:rPr>
          <w:rFonts w:cs="Times New Roman" w:hint="eastAsia"/>
          <w:color w:val="000000" w:themeColor="text1"/>
        </w:rPr>
        <w:instrText>提出了针对盾构“同类不同源”和“同用不同类”的掘进参数合并方案</w:instrText>
      </w:r>
      <w:r w:rsidR="00C11184">
        <w:rPr>
          <w:rFonts w:cs="Times New Roman" w:hint="eastAsia"/>
          <w:color w:val="000000" w:themeColor="text1"/>
        </w:rPr>
        <w:instrText>,</w:instrText>
      </w:r>
      <w:r w:rsidR="00C11184">
        <w:rPr>
          <w:rFonts w:cs="Times New Roman" w:hint="eastAsia"/>
          <w:color w:val="000000" w:themeColor="text1"/>
        </w:rPr>
        <w:instrText>根据土压平衡盾构的机理分析结果和实际工程需求</w:instrText>
      </w:r>
      <w:r w:rsidR="00C11184">
        <w:rPr>
          <w:rFonts w:cs="Times New Roman" w:hint="eastAsia"/>
          <w:color w:val="000000" w:themeColor="text1"/>
        </w:rPr>
        <w:instrText>,</w:instrText>
      </w:r>
      <w:r w:rsidR="00C11184">
        <w:rPr>
          <w:rFonts w:cs="Times New Roman" w:hint="eastAsia"/>
          <w:color w:val="000000" w:themeColor="text1"/>
        </w:rPr>
        <w:instrText>结合线性、非线性相关性分析方法</w:instrText>
      </w:r>
      <w:r w:rsidR="00C11184">
        <w:rPr>
          <w:rFonts w:cs="Times New Roman" w:hint="eastAsia"/>
          <w:color w:val="000000" w:themeColor="text1"/>
        </w:rPr>
        <w:instrText>,</w:instrText>
      </w:r>
      <w:r w:rsidR="00C11184">
        <w:rPr>
          <w:rFonts w:cs="Times New Roman" w:hint="eastAsia"/>
          <w:color w:val="000000" w:themeColor="text1"/>
        </w:rPr>
        <w:instrText>确立了包括渣土改良参数在内的</w:instrText>
      </w:r>
      <w:r w:rsidR="00C11184">
        <w:rPr>
          <w:rFonts w:cs="Times New Roman" w:hint="eastAsia"/>
          <w:color w:val="000000" w:themeColor="text1"/>
        </w:rPr>
        <w:instrText>9</w:instrText>
      </w:r>
      <w:r w:rsidR="00C11184">
        <w:rPr>
          <w:rFonts w:cs="Times New Roman" w:hint="eastAsia"/>
          <w:color w:val="000000" w:themeColor="text1"/>
        </w:rPr>
        <w:instrText>个输入变量。基于</w:instrText>
      </w:r>
      <w:r w:rsidR="00C11184">
        <w:rPr>
          <w:rFonts w:cs="Times New Roman" w:hint="eastAsia"/>
          <w:color w:val="000000" w:themeColor="text1"/>
        </w:rPr>
        <w:instrText>SVM</w:instrText>
      </w:r>
      <w:r w:rsidR="00C11184">
        <w:rPr>
          <w:rFonts w:cs="Times New Roman" w:hint="eastAsia"/>
          <w:color w:val="000000" w:themeColor="text1"/>
        </w:rPr>
        <w:instrText>、</w:instrText>
      </w:r>
      <w:r w:rsidR="00C11184">
        <w:rPr>
          <w:rFonts w:cs="Times New Roman" w:hint="eastAsia"/>
          <w:color w:val="000000" w:themeColor="text1"/>
        </w:rPr>
        <w:instrText>XGBoost</w:instrText>
      </w:r>
      <w:r w:rsidR="00C11184">
        <w:rPr>
          <w:rFonts w:cs="Times New Roman" w:hint="eastAsia"/>
          <w:color w:val="000000" w:themeColor="text1"/>
        </w:rPr>
        <w:instrText>、</w:instrText>
      </w:r>
      <w:r w:rsidR="00C11184">
        <w:rPr>
          <w:rFonts w:cs="Times New Roman" w:hint="eastAsia"/>
          <w:color w:val="000000" w:themeColor="text1"/>
        </w:rPr>
        <w:instrText>RF</w:instrText>
      </w:r>
      <w:r w:rsidR="00C11184">
        <w:rPr>
          <w:rFonts w:cs="Times New Roman" w:hint="eastAsia"/>
          <w:color w:val="000000" w:themeColor="text1"/>
        </w:rPr>
        <w:instrText>算法和</w:instrText>
      </w:r>
      <w:r w:rsidR="00C11184">
        <w:rPr>
          <w:rFonts w:cs="Times New Roman" w:hint="eastAsia"/>
          <w:color w:val="000000" w:themeColor="text1"/>
        </w:rPr>
        <w:instrText>SSA</w:instrText>
      </w:r>
      <w:r w:rsidR="00C11184">
        <w:rPr>
          <w:rFonts w:cs="Times New Roman" w:hint="eastAsia"/>
          <w:color w:val="000000" w:themeColor="text1"/>
        </w:rPr>
        <w:instrText>优化算法</w:instrText>
      </w:r>
      <w:r w:rsidR="00C11184">
        <w:rPr>
          <w:rFonts w:cs="Times New Roman" w:hint="eastAsia"/>
          <w:color w:val="000000" w:themeColor="text1"/>
        </w:rPr>
        <w:instrText>,</w:instrText>
      </w:r>
      <w:r w:rsidR="00C11184">
        <w:rPr>
          <w:rFonts w:cs="Times New Roman" w:hint="eastAsia"/>
          <w:color w:val="000000" w:themeColor="text1"/>
        </w:rPr>
        <w:instrText>构建了多种盾构土仓压力预测模型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最终根据各项指标综合评价结果</w:instrText>
      </w:r>
      <w:r w:rsidR="00C11184">
        <w:rPr>
          <w:rFonts w:cs="Times New Roman" w:hint="eastAsia"/>
          <w:color w:val="000000" w:themeColor="text1"/>
        </w:rPr>
        <w:instrText>,</w:instrText>
      </w:r>
      <w:r w:rsidR="00C11184">
        <w:rPr>
          <w:rFonts w:cs="Times New Roman" w:hint="eastAsia"/>
          <w:color w:val="000000" w:themeColor="text1"/>
        </w:rPr>
        <w:instrText>选取了精度最高的</w:instrText>
      </w:r>
      <w:r w:rsidR="00C11184">
        <w:rPr>
          <w:rFonts w:cs="Times New Roman" w:hint="eastAsia"/>
          <w:color w:val="000000" w:themeColor="text1"/>
        </w:rPr>
        <w:instrText>SSA-RF</w:instrText>
      </w:r>
      <w:r w:rsidR="00C11184">
        <w:rPr>
          <w:rFonts w:cs="Times New Roman" w:hint="eastAsia"/>
          <w:color w:val="000000" w:themeColor="text1"/>
        </w:rPr>
        <w:instrText>模型进行预测。</w:instrText>
      </w:r>
      <w:r w:rsidR="00C11184">
        <w:rPr>
          <w:rFonts w:cs="Times New Roman" w:hint="eastAsia"/>
          <w:color w:val="000000" w:themeColor="text1"/>
        </w:rPr>
        <w:instrText xml:space="preserve"> (4)</w:instrText>
      </w:r>
      <w:r w:rsidR="00C11184">
        <w:rPr>
          <w:rFonts w:cs="Times New Roman" w:hint="eastAsia"/>
          <w:color w:val="000000" w:themeColor="text1"/>
        </w:rPr>
        <w:instrText>在</w:instrText>
      </w:r>
      <w:r w:rsidR="00C11184">
        <w:rPr>
          <w:rFonts w:cs="Times New Roman" w:hint="eastAsia"/>
          <w:color w:val="000000" w:themeColor="text1"/>
        </w:rPr>
        <w:instrText>SSA-RF</w:instrText>
      </w:r>
      <w:r w:rsidR="00C11184">
        <w:rPr>
          <w:rFonts w:cs="Times New Roman" w:hint="eastAsia"/>
          <w:color w:val="000000" w:themeColor="text1"/>
        </w:rPr>
        <w:instrText>土仓压力预测模型的基础上</w:instrText>
      </w:r>
      <w:r w:rsidR="00C11184">
        <w:rPr>
          <w:rFonts w:cs="Times New Roman" w:hint="eastAsia"/>
          <w:color w:val="000000" w:themeColor="text1"/>
        </w:rPr>
        <w:instrText>,</w:instrText>
      </w:r>
      <w:r w:rsidR="00C11184">
        <w:rPr>
          <w:rFonts w:cs="Times New Roman" w:hint="eastAsia"/>
          <w:color w:val="000000" w:themeColor="text1"/>
        </w:rPr>
        <w:instrText>提出了基于粒子群算法的盾构土仓压力优化控制方法。以土仓压力预测值与理想值的偏差最小化为目标</w:instrText>
      </w:r>
      <w:r w:rsidR="00C11184">
        <w:rPr>
          <w:rFonts w:cs="Times New Roman" w:hint="eastAsia"/>
          <w:color w:val="000000" w:themeColor="text1"/>
        </w:rPr>
        <w:instrText>,</w:instrText>
      </w:r>
      <w:r w:rsidR="00C11184">
        <w:rPr>
          <w:rFonts w:cs="Times New Roman" w:hint="eastAsia"/>
          <w:color w:val="000000" w:themeColor="text1"/>
        </w:rPr>
        <w:instrText>通过不断迭代寻优</w:instrText>
      </w:r>
      <w:r w:rsidR="00C11184">
        <w:rPr>
          <w:rFonts w:cs="Times New Roman" w:hint="eastAsia"/>
          <w:color w:val="000000" w:themeColor="text1"/>
        </w:rPr>
        <w:instrText>,</w:instrText>
      </w:r>
      <w:r w:rsidR="00C11184">
        <w:rPr>
          <w:rFonts w:cs="Times New Roman" w:hint="eastAsia"/>
          <w:color w:val="000000" w:themeColor="text1"/>
        </w:rPr>
        <w:instrText>获取了最优的推进速度与螺旋输送机转速</w:instrText>
      </w:r>
      <w:r w:rsidR="00C11184">
        <w:rPr>
          <w:rFonts w:cs="Times New Roman" w:hint="eastAsia"/>
          <w:color w:val="000000" w:themeColor="text1"/>
        </w:rPr>
        <w:instrText>,</w:instrText>
      </w:r>
      <w:r w:rsidR="00C11184">
        <w:rPr>
          <w:rFonts w:cs="Times New Roman" w:hint="eastAsia"/>
          <w:color w:val="000000" w:themeColor="text1"/>
        </w:rPr>
        <w:instrText>实现了对盾构掘进中偏移设定区间的土仓压力的快速高效调控。</w:instrText>
      </w:r>
      <w:r w:rsidR="00C11184">
        <w:rPr>
          <w:rFonts w:cs="Times New Roman" w:hint="eastAsia"/>
          <w:color w:val="000000" w:themeColor="text1"/>
        </w:rPr>
        <w:instrText>","citation-key":"zhangyaming_jiyujuejincanshudedungoutucangyaliyuceyuyouhuakongzhiyanjiu_2024","language":"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山东大学</w:instrText>
      </w:r>
      <w:r w:rsidR="00C11184">
        <w:rPr>
          <w:rFonts w:cs="Times New Roman" w:hint="eastAsia"/>
          <w:color w:val="000000" w:themeColor="text1"/>
        </w:rPr>
        <w:instrText>","title":"</w:instrText>
      </w:r>
      <w:r w:rsidR="00C11184">
        <w:rPr>
          <w:rFonts w:cs="Times New Roman" w:hint="eastAsia"/>
          <w:color w:val="000000" w:themeColor="text1"/>
        </w:rPr>
        <w:instrText>基于掘进参数的盾构土仓压力预测与优化控制研究</w:instrText>
      </w:r>
      <w:r w:rsidR="00C11184">
        <w:rPr>
          <w:rFonts w:cs="Times New Roman" w:hint="eastAsia"/>
          <w:color w:val="000000" w:themeColor="text1"/>
        </w:rPr>
        <w:instrText>","author":[{"family":"</w:instrText>
      </w:r>
      <w:r w:rsidR="00C11184">
        <w:rPr>
          <w:rFonts w:cs="Times New Roman" w:hint="eastAsia"/>
          <w:color w:val="000000" w:themeColor="text1"/>
        </w:rPr>
        <w:instrText>张雅铭</w:instrText>
      </w:r>
      <w:r w:rsidR="00C11184">
        <w:rPr>
          <w:rFonts w:cs="Times New Roman" w:hint="eastAsia"/>
          <w:color w:val="000000" w:themeColor="text1"/>
        </w:rPr>
        <w:instrText xml:space="preserve">","given":""}],"issued":{"date-parts":[["2024"]]}}}],"schema":"https://github.com/citation-style-language/schema/raw/master/csl-citation.json"}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[5]</w:t>
      </w:r>
      <w:r w:rsidR="008B5DEC">
        <w:rPr>
          <w:rFonts w:cs="Times New Roman"/>
          <w:color w:val="000000" w:themeColor="text1"/>
        </w:rPr>
        <w:fldChar w:fldCharType="end"/>
      </w:r>
      <w:r w:rsidRPr="00846943">
        <w:rPr>
          <w:rFonts w:cs="Times New Roman"/>
          <w:color w:val="000000" w:themeColor="text1"/>
        </w:rPr>
        <w:t>。</w:t>
      </w:r>
    </w:p>
    <w:p w14:paraId="4AEBB723" w14:textId="3B59680F" w:rsidR="00846943" w:rsidRPr="00846943" w:rsidRDefault="00846943" w:rsidP="00846943">
      <w:pPr>
        <w:ind w:firstLineChars="200" w:firstLine="420"/>
        <w:rPr>
          <w:rFonts w:cs="Times New Roman"/>
          <w:color w:val="000000" w:themeColor="text1"/>
        </w:rPr>
      </w:pPr>
      <w:r w:rsidRPr="00846943">
        <w:rPr>
          <w:rFonts w:cs="Times New Roman"/>
          <w:color w:val="000000" w:themeColor="text1"/>
        </w:rPr>
        <w:t>当前时序预测前沿集中在数据驱动与深度学习：工业物联网积累了大量多变量时序数据，长程依赖建模、多时间尺度预测及</w:t>
      </w:r>
      <w:r w:rsidRPr="00846943">
        <w:rPr>
          <w:rFonts w:cs="Times New Roman"/>
          <w:color w:val="000000" w:themeColor="text1"/>
        </w:rPr>
        <w:t xml:space="preserve"> </w:t>
      </w:r>
      <w:r w:rsidRPr="00DE079E">
        <w:rPr>
          <w:rFonts w:cs="Times New Roman"/>
          <w:i/>
          <w:iCs/>
          <w:color w:val="000000" w:themeColor="text1"/>
        </w:rPr>
        <w:t>T–H</w:t>
      </w:r>
      <w:r w:rsidRPr="00846943">
        <w:rPr>
          <w:rFonts w:cs="Times New Roman"/>
          <w:color w:val="000000" w:themeColor="text1"/>
        </w:rPr>
        <w:t xml:space="preserve"> </w:t>
      </w:r>
      <w:r w:rsidRPr="00846943">
        <w:rPr>
          <w:rFonts w:cs="Times New Roman"/>
          <w:color w:val="000000" w:themeColor="text1"/>
        </w:rPr>
        <w:t>配置的联合优化成为热点</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{"citationID":"zzKoAks4","properties":{"formattedCitation":"\\super [6\\uc0\\u8211{}9]\\nosupersub{}","plainCitation":"[6–9]","noteIndex":0},"citationItems":[{"id":1625,"uris":["http://zotero.org/users/12299105/items/ZNVELE</w:instrText>
      </w:r>
      <w:r w:rsidR="00C11184">
        <w:rPr>
          <w:rFonts w:cs="Times New Roman" w:hint="eastAsia"/>
          <w:color w:val="000000" w:themeColor="text1"/>
        </w:rPr>
        <w:instrText>L8"],"itemData":{"id":1625,"type":"article-journal","abstract":"</w:instrText>
      </w:r>
      <w:r w:rsidR="00C11184">
        <w:rPr>
          <w:rFonts w:cs="Times New Roman" w:hint="eastAsia"/>
          <w:color w:val="000000" w:themeColor="text1"/>
        </w:rPr>
        <w:instrText>掘进速度预测对于提高复合地层盾构掘进施工效率具有重要作用。本文依托南京轨道交通工程复合地层区段现场盾构掘进数据，在盾构区间地层分区的基础上对主要掘进参数进行研究，分析各掘进参数与掘进速度之间的相关性。结果表明：地层越硬，刀盘转速、扭矩、推力均越大，土仓压力越小，软硬不均复合地层刀盘扭矩明显偏大；在复合地层中仍存在掘进速度与贯入度、螺旋输送机转速成正比关系，但掘进速度越大，刀盘扭矩和推力不一定越大。在复合地层中引入硬岩复合比作为回归参数，采用多元线性回归建立掘进速度预测模型，将相同区段预测掘进速度与实际掘进速度进行对比，以验证模型的的准确性和可信度。本文分析方法可为复合地层掘进施工提供指导。</w:instrText>
      </w:r>
      <w:r w:rsidR="00C11184">
        <w:rPr>
          <w:rFonts w:cs="Times New Roman" w:hint="eastAsia"/>
          <w:color w:val="000000" w:themeColor="text1"/>
        </w:rPr>
        <w:instrText>","call-number":"11-3368/TU","citation-key":"wenjia;lixiaodong;liangjie;haozhiqiang;wuyaojie;_fuhedicengdungoujuejincanshuxiangguanxingfenxijijuejinsuduyuce_2022","container-title":"</w:instrText>
      </w:r>
      <w:r w:rsidR="00C11184">
        <w:rPr>
          <w:rFonts w:cs="Times New Roman" w:hint="eastAsia"/>
          <w:color w:val="000000" w:themeColor="text1"/>
        </w:rPr>
        <w:instrText>铁道建筑技术</w:instrText>
      </w:r>
      <w:r w:rsidR="00C11184">
        <w:rPr>
          <w:rFonts w:cs="Times New Roman" w:hint="eastAsia"/>
          <w:color w:val="000000" w:themeColor="text1"/>
        </w:rPr>
        <w:instrText>","ISSN":"1009-4539","issue":"02","language":"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;","page":"6-10+61","title":"</w:instrText>
      </w:r>
      <w:r w:rsidR="00C11184">
        <w:rPr>
          <w:rFonts w:cs="Times New Roman" w:hint="eastAsia"/>
          <w:color w:val="000000" w:themeColor="text1"/>
        </w:rPr>
        <w:instrText>复合地层盾构掘进参数相关性分析及掘进速度预测</w:instrText>
      </w:r>
      <w:r w:rsidR="00C11184">
        <w:rPr>
          <w:rFonts w:cs="Times New Roman" w:hint="eastAsia"/>
          <w:color w:val="000000" w:themeColor="text1"/>
        </w:rPr>
        <w:instrText>","author":[{"family":"</w:instrText>
      </w:r>
      <w:r w:rsidR="00C11184">
        <w:rPr>
          <w:rFonts w:cs="Times New Roman" w:hint="eastAsia"/>
          <w:color w:val="000000" w:themeColor="text1"/>
        </w:rPr>
        <w:instrText>文佳</w:instrText>
      </w:r>
      <w:r w:rsidR="00C11184">
        <w:rPr>
          <w:rFonts w:cs="Times New Roman" w:hint="eastAsia"/>
          <w:color w:val="000000" w:themeColor="text1"/>
        </w:rPr>
        <w:instrText>;</w:instrText>
      </w:r>
      <w:r w:rsidR="00C11184">
        <w:rPr>
          <w:rFonts w:cs="Times New Roman" w:hint="eastAsia"/>
          <w:color w:val="000000" w:themeColor="text1"/>
        </w:rPr>
        <w:instrText>李晓东</w:instrText>
      </w:r>
      <w:r w:rsidR="00C11184">
        <w:rPr>
          <w:rFonts w:cs="Times New Roman" w:hint="eastAsia"/>
          <w:color w:val="000000" w:themeColor="text1"/>
        </w:rPr>
        <w:instrText>;</w:instrText>
      </w:r>
      <w:r w:rsidR="00C11184">
        <w:rPr>
          <w:rFonts w:cs="Times New Roman" w:hint="eastAsia"/>
          <w:color w:val="000000" w:themeColor="text1"/>
        </w:rPr>
        <w:instrText>梁杰</w:instrText>
      </w:r>
      <w:r w:rsidR="00C11184">
        <w:rPr>
          <w:rFonts w:cs="Times New Roman" w:hint="eastAsia"/>
          <w:color w:val="000000" w:themeColor="text1"/>
        </w:rPr>
        <w:instrText>;</w:instrText>
      </w:r>
      <w:r w:rsidR="00C11184">
        <w:rPr>
          <w:rFonts w:cs="Times New Roman" w:hint="eastAsia"/>
          <w:color w:val="000000" w:themeColor="text1"/>
        </w:rPr>
        <w:instrText>郝志强</w:instrText>
      </w:r>
      <w:r w:rsidR="00C11184">
        <w:rPr>
          <w:rFonts w:cs="Times New Roman" w:hint="eastAsia"/>
          <w:color w:val="000000" w:themeColor="text1"/>
        </w:rPr>
        <w:instrText>;</w:instrText>
      </w:r>
      <w:r w:rsidR="00C11184">
        <w:rPr>
          <w:rFonts w:cs="Times New Roman" w:hint="eastAsia"/>
          <w:color w:val="000000" w:themeColor="text1"/>
        </w:rPr>
        <w:instrText>吴遥杰</w:instrText>
      </w:r>
      <w:r w:rsidR="00C11184">
        <w:rPr>
          <w:rFonts w:cs="Times New Roman" w:hint="eastAsia"/>
          <w:color w:val="000000" w:themeColor="text1"/>
        </w:rPr>
        <w:instrText>;","given":""}],"issued":{"date-parts":[["2022"]]}}},{"id":1639,"uris":["http://zotero.org/users/12299105/items/C7JG8H89"],"itemData":{"id":1639,"type":"article-journal","abstract":"</w:instrText>
      </w:r>
      <w:r w:rsidR="00C11184">
        <w:rPr>
          <w:rFonts w:cs="Times New Roman" w:hint="eastAsia"/>
          <w:color w:val="000000" w:themeColor="text1"/>
        </w:rPr>
        <w:instrText>文章依托大连地铁港湾广场站—中山广场站区间隧道工程</w:instrText>
      </w:r>
      <w:r w:rsidR="00C11184">
        <w:rPr>
          <w:rFonts w:cs="Times New Roman" w:hint="eastAsia"/>
          <w:color w:val="000000" w:themeColor="text1"/>
        </w:rPr>
        <w:instrText>,</w:instrText>
      </w:r>
      <w:r w:rsidR="00C11184">
        <w:rPr>
          <w:rFonts w:cs="Times New Roman" w:hint="eastAsia"/>
          <w:color w:val="000000" w:themeColor="text1"/>
        </w:rPr>
        <w:instrText>通过现场实测数据</w:instrText>
      </w:r>
      <w:r w:rsidR="00C11184">
        <w:rPr>
          <w:rFonts w:cs="Times New Roman" w:hint="eastAsia"/>
          <w:color w:val="000000" w:themeColor="text1"/>
        </w:rPr>
        <w:instrText>,</w:instrText>
      </w:r>
      <w:r w:rsidR="00C11184">
        <w:rPr>
          <w:rFonts w:cs="Times New Roman" w:hint="eastAsia"/>
          <w:color w:val="000000" w:themeColor="text1"/>
        </w:rPr>
        <w:instrText>详细分析了在穿越全断面硬岩、软硬不均、风化不均的复杂地层条件时的盾构掘进参数控制技术及其变化规律</w:instrText>
      </w:r>
      <w:r w:rsidR="00C11184">
        <w:rPr>
          <w:rFonts w:cs="Times New Roman" w:hint="eastAsia"/>
          <w:color w:val="000000" w:themeColor="text1"/>
        </w:rPr>
        <w:instrText>,</w:instrText>
      </w:r>
      <w:r w:rsidR="00C11184">
        <w:rPr>
          <w:rFonts w:cs="Times New Roman" w:hint="eastAsia"/>
          <w:color w:val="000000" w:themeColor="text1"/>
        </w:rPr>
        <w:instrText>并通过对实测数据的总结分析</w:instrText>
      </w:r>
      <w:r w:rsidR="00C11184">
        <w:rPr>
          <w:rFonts w:cs="Times New Roman" w:hint="eastAsia"/>
          <w:color w:val="000000" w:themeColor="text1"/>
        </w:rPr>
        <w:instrText>,</w:instrText>
      </w:r>
      <w:r w:rsidR="00C11184">
        <w:rPr>
          <w:rFonts w:cs="Times New Roman" w:hint="eastAsia"/>
          <w:color w:val="000000" w:themeColor="text1"/>
        </w:rPr>
        <w:instrText>给出相应的掘进参数优化建议。通过引入灰色系统理论下的</w:instrText>
      </w:r>
      <w:r w:rsidR="00C11184">
        <w:rPr>
          <w:rFonts w:cs="Times New Roman" w:hint="eastAsia"/>
          <w:color w:val="000000" w:themeColor="text1"/>
        </w:rPr>
        <w:instrText>GM(1,1)</w:instrText>
      </w:r>
      <w:r w:rsidR="00C11184">
        <w:rPr>
          <w:rFonts w:cs="Times New Roman" w:hint="eastAsia"/>
          <w:color w:val="000000" w:themeColor="text1"/>
        </w:rPr>
        <w:instrText>预测模型</w:instrText>
      </w:r>
      <w:r w:rsidR="00C11184">
        <w:rPr>
          <w:rFonts w:cs="Times New Roman" w:hint="eastAsia"/>
          <w:color w:val="000000" w:themeColor="text1"/>
        </w:rPr>
        <w:instrText>,</w:instrText>
      </w:r>
      <w:r w:rsidR="00C11184">
        <w:rPr>
          <w:rFonts w:cs="Times New Roman" w:hint="eastAsia"/>
          <w:color w:val="000000" w:themeColor="text1"/>
        </w:rPr>
        <w:instrText>对掘进总推力进行了实例预测。预测结果表明</w:instrText>
      </w:r>
      <w:r w:rsidR="00C11184">
        <w:rPr>
          <w:rFonts w:cs="Times New Roman" w:hint="eastAsia"/>
          <w:color w:val="000000" w:themeColor="text1"/>
        </w:rPr>
        <w:instrText>,</w:instrText>
      </w:r>
      <w:r w:rsidR="00C11184">
        <w:rPr>
          <w:rFonts w:cs="Times New Roman" w:hint="eastAsia"/>
          <w:color w:val="000000" w:themeColor="text1"/>
        </w:rPr>
        <w:instrText>在一定掘进距离内推力预测值与实际值相差不大。在复杂的地层条件下</w:instrText>
      </w:r>
      <w:r w:rsidR="00C11184">
        <w:rPr>
          <w:rFonts w:cs="Times New Roman" w:hint="eastAsia"/>
          <w:color w:val="000000" w:themeColor="text1"/>
        </w:rPr>
        <w:instrText>,</w:instrText>
      </w:r>
      <w:r w:rsidR="00C11184">
        <w:rPr>
          <w:rFonts w:cs="Times New Roman" w:hint="eastAsia"/>
          <w:color w:val="000000" w:themeColor="text1"/>
        </w:rPr>
        <w:instrText>可以运用该预测模型对盾构掘进参数进行近期预测。</w:instrText>
      </w:r>
      <w:r w:rsidR="00C11184">
        <w:rPr>
          <w:rFonts w:cs="Times New Roman" w:hint="eastAsia"/>
          <w:color w:val="000000" w:themeColor="text1"/>
        </w:rPr>
        <w:instrText>","call-number":"51-1600/U","citation-key":"shenxiang;yuandajun;wujun;fuyanbin;_fuzadicengtiaojianxiadungoujuejincanshufenxijiyuce_2020","container-title":"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","ISSN":"1009-6582","issue":"05 vo 57","language":"</w:instrText>
      </w:r>
      <w:r w:rsidR="00C11184">
        <w:rPr>
          <w:rFonts w:cs="Times New Roman" w:hint="eastAsia"/>
          <w:color w:val="000000" w:themeColor="text1"/>
        </w:rPr>
        <w:instrText>中文</w:instrText>
      </w:r>
      <w:r w:rsidR="00C11184">
        <w:rPr>
          <w:rFonts w:cs="Times New Roman" w:hint="eastAsia"/>
          <w:color w:val="000000" w:themeColor="text1"/>
        </w:rPr>
        <w:instrText>;","page":"160-166","title":"</w:instrText>
      </w:r>
      <w:r w:rsidR="00C11184">
        <w:rPr>
          <w:rFonts w:cs="Times New Roman" w:hint="eastAsia"/>
          <w:color w:val="000000" w:themeColor="text1"/>
        </w:rPr>
        <w:instrText>复杂地层条件下盾构掘进参数分析及预测</w:instrText>
      </w:r>
      <w:r w:rsidR="00C11184">
        <w:rPr>
          <w:rFonts w:cs="Times New Roman" w:hint="eastAsia"/>
          <w:color w:val="000000" w:themeColor="text1"/>
        </w:rPr>
        <w:instrText>","author":[{"family":"</w:instrText>
      </w:r>
      <w:r w:rsidR="00C11184">
        <w:rPr>
          <w:rFonts w:cs="Times New Roman" w:hint="eastAsia"/>
          <w:color w:val="000000" w:themeColor="text1"/>
        </w:rPr>
        <w:instrText>沈翔</w:instrText>
      </w:r>
      <w:r w:rsidR="00C11184">
        <w:rPr>
          <w:rFonts w:cs="Times New Roman" w:hint="eastAsia"/>
          <w:color w:val="000000" w:themeColor="text1"/>
        </w:rPr>
        <w:instrText>;</w:instrText>
      </w:r>
      <w:r w:rsidR="00C11184">
        <w:rPr>
          <w:rFonts w:cs="Times New Roman" w:hint="eastAsia"/>
          <w:color w:val="000000" w:themeColor="text1"/>
        </w:rPr>
        <w:instrText>袁大军</w:instrText>
      </w:r>
      <w:r w:rsidR="00C11184">
        <w:rPr>
          <w:rFonts w:cs="Times New Roman" w:hint="eastAsia"/>
          <w:color w:val="000000" w:themeColor="text1"/>
        </w:rPr>
        <w:instrText>;</w:instrText>
      </w:r>
      <w:r w:rsidR="00C11184">
        <w:rPr>
          <w:rFonts w:cs="Times New Roman" w:hint="eastAsia"/>
          <w:color w:val="000000" w:themeColor="text1"/>
        </w:rPr>
        <w:instrText>吴俊</w:instrText>
      </w:r>
      <w:r w:rsidR="00C11184">
        <w:rPr>
          <w:rFonts w:cs="Times New Roman" w:hint="eastAsia"/>
          <w:color w:val="000000" w:themeColor="text1"/>
        </w:rPr>
        <w:instrText>;</w:instrText>
      </w:r>
      <w:r w:rsidR="00C11184">
        <w:rPr>
          <w:rFonts w:cs="Times New Roman" w:hint="eastAsia"/>
          <w:color w:val="000000" w:themeColor="text1"/>
        </w:rPr>
        <w:instrText>付艳斌</w:instrText>
      </w:r>
      <w:r w:rsidR="00C11184">
        <w:rPr>
          <w:rFonts w:cs="Times New Roman" w:hint="eastAsia"/>
          <w:color w:val="000000" w:themeColor="text1"/>
        </w:rPr>
        <w:instrText>;","given":""}],"issued":{"date-parts":[["2020"]]}}},{"id":1641,"uris":["http://zotero.org/users/12299105/items/CVYYQQHM"],"itemData":{"id":1641,"type":"article-journal","abstract":"</w:instrText>
      </w:r>
      <w:r w:rsidR="00C11184">
        <w:rPr>
          <w:rFonts w:cs="Times New Roman" w:hint="eastAsia"/>
          <w:color w:val="000000" w:themeColor="text1"/>
        </w:rPr>
        <w:instrText>为研究复合地层超大直径泥水盾构掘进参数之间的复杂关系</w:instrText>
      </w:r>
      <w:r w:rsidR="00C11184">
        <w:rPr>
          <w:rFonts w:cs="Times New Roman" w:hint="eastAsia"/>
          <w:color w:val="000000" w:themeColor="text1"/>
        </w:rPr>
        <w:instrText>,</w:instrText>
      </w:r>
      <w:r w:rsidR="00C11184">
        <w:rPr>
          <w:rFonts w:cs="Times New Roman" w:hint="eastAsia"/>
          <w:color w:val="000000" w:themeColor="text1"/>
        </w:rPr>
        <w:instrText>以汕头海湾隧道工程为背景</w:instrText>
      </w:r>
      <w:r w:rsidR="00C11184">
        <w:rPr>
          <w:rFonts w:cs="Times New Roman" w:hint="eastAsia"/>
          <w:color w:val="000000" w:themeColor="text1"/>
        </w:rPr>
        <w:instrText>,</w:instrText>
      </w:r>
      <w:r w:rsidR="00C11184">
        <w:rPr>
          <w:rFonts w:cs="Times New Roman" w:hint="eastAsia"/>
          <w:color w:val="000000" w:themeColor="text1"/>
        </w:rPr>
        <w:instrText>选取</w:instrText>
      </w:r>
      <w:r w:rsidR="00C11184">
        <w:rPr>
          <w:rFonts w:cs="Times New Roman" w:hint="eastAsia"/>
          <w:color w:val="000000" w:themeColor="text1"/>
        </w:rPr>
        <w:instrText>700</w:instrText>
      </w:r>
      <w:r w:rsidR="00C11184">
        <w:rPr>
          <w:rFonts w:cs="Times New Roman" w:hint="eastAsia"/>
          <w:color w:val="000000" w:themeColor="text1"/>
        </w:rPr>
        <w:instrText>环掘进数据</w:instrText>
      </w:r>
      <w:r w:rsidR="00C11184">
        <w:rPr>
          <w:rFonts w:cs="Times New Roman" w:hint="eastAsia"/>
          <w:color w:val="000000" w:themeColor="text1"/>
        </w:rPr>
        <w:instrText>,</w:instrText>
      </w:r>
      <w:r w:rsidR="00C11184">
        <w:rPr>
          <w:rFonts w:cs="Times New Roman" w:hint="eastAsia"/>
          <w:color w:val="000000" w:themeColor="text1"/>
        </w:rPr>
        <w:instrText>通过优选函数类别和网络结构</w:instrText>
      </w:r>
      <w:r w:rsidR="00C11184">
        <w:rPr>
          <w:rFonts w:cs="Times New Roman" w:hint="eastAsia"/>
          <w:color w:val="000000" w:themeColor="text1"/>
        </w:rPr>
        <w:instrText>,</w:instrText>
      </w:r>
      <w:r w:rsidR="00C11184">
        <w:rPr>
          <w:rFonts w:cs="Times New Roman" w:hint="eastAsia"/>
          <w:color w:val="000000" w:themeColor="text1"/>
        </w:rPr>
        <w:instrText>建立基于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神经网络的复合地层超大直径泥水盾构掘进参数预测模型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定量预测刀盘转矩、刀盘能耗和平均泥水压力。研究表明</w:instrText>
      </w:r>
      <w:r w:rsidR="00C11184">
        <w:rPr>
          <w:rFonts w:cs="Times New Roman" w:hint="eastAsia"/>
          <w:color w:val="000000" w:themeColor="text1"/>
        </w:rPr>
        <w:instrText>:1)</w:instrText>
      </w:r>
      <w:r w:rsidR="00C11184">
        <w:rPr>
          <w:rFonts w:cs="Times New Roman" w:hint="eastAsia"/>
          <w:color w:val="000000" w:themeColor="text1"/>
        </w:rPr>
        <w:instrText>复合地层盾构贯入度和掘进速度、贯入度和刀盘转速、刀盘电流和刀盘转速的皮氏积矩相关系数绝对值均在</w:instrText>
      </w:r>
      <w:r w:rsidR="00C11184">
        <w:rPr>
          <w:rFonts w:cs="Times New Roman" w:hint="eastAsia"/>
          <w:color w:val="000000" w:themeColor="text1"/>
        </w:rPr>
        <w:instrText>0.75</w:instrText>
      </w:r>
      <w:r w:rsidR="00C11184">
        <w:rPr>
          <w:rFonts w:cs="Times New Roman" w:hint="eastAsia"/>
          <w:color w:val="000000" w:themeColor="text1"/>
        </w:rPr>
        <w:instrText>以上</w:instrText>
      </w:r>
      <w:r w:rsidR="00C11184">
        <w:rPr>
          <w:rFonts w:cs="Times New Roman" w:hint="eastAsia"/>
          <w:color w:val="000000" w:themeColor="text1"/>
        </w:rPr>
        <w:instrText>,</w:instrText>
      </w:r>
      <w:r w:rsidR="00C11184">
        <w:rPr>
          <w:rFonts w:cs="Times New Roman" w:hint="eastAsia"/>
          <w:color w:val="000000" w:themeColor="text1"/>
        </w:rPr>
        <w:instrText>具有良好的线性相关性</w:instrText>
      </w:r>
      <w:r w:rsidR="00C11184">
        <w:rPr>
          <w:rFonts w:cs="Times New Roman" w:hint="eastAsia"/>
          <w:color w:val="000000" w:themeColor="text1"/>
        </w:rPr>
        <w:instrText>,</w:instrText>
      </w:r>
      <w:r w:rsidR="00C11184">
        <w:rPr>
          <w:rFonts w:cs="Times New Roman" w:hint="eastAsia"/>
          <w:color w:val="000000" w:themeColor="text1"/>
        </w:rPr>
        <w:instrText>其他掘进参数之间相关性较不明确</w:instrText>
      </w:r>
      <w:r w:rsidR="00C11184">
        <w:rPr>
          <w:rFonts w:cs="Times New Roman" w:hint="eastAsia"/>
          <w:color w:val="000000" w:themeColor="text1"/>
        </w:rPr>
        <w:instrText>; 2)</w:instrText>
      </w:r>
      <w:r w:rsidR="00C11184">
        <w:rPr>
          <w:rFonts w:cs="Times New Roman" w:hint="eastAsia"/>
          <w:color w:val="000000" w:themeColor="text1"/>
        </w:rPr>
        <w:instrText>复合地层盾构刀盘转矩和刀盘能耗预测值与实际值的算术平均误差在</w:instrText>
      </w:r>
      <w:r w:rsidR="00C11184">
        <w:rPr>
          <w:rFonts w:cs="Times New Roman" w:hint="eastAsia"/>
          <w:color w:val="000000" w:themeColor="text1"/>
        </w:rPr>
        <w:instrText>5%</w:instrText>
      </w:r>
      <w:r w:rsidR="00C11184">
        <w:rPr>
          <w:rFonts w:cs="Times New Roman" w:hint="eastAsia"/>
          <w:color w:val="000000" w:themeColor="text1"/>
        </w:rPr>
        <w:instrText>左右</w:instrText>
      </w:r>
      <w:r w:rsidR="00C11184">
        <w:rPr>
          <w:rFonts w:cs="Times New Roman" w:hint="eastAsia"/>
          <w:color w:val="000000" w:themeColor="text1"/>
        </w:rPr>
        <w:instrText>,</w:instrText>
      </w:r>
      <w:r w:rsidR="00C11184">
        <w:rPr>
          <w:rFonts w:cs="Times New Roman" w:hint="eastAsia"/>
          <w:color w:val="000000" w:themeColor="text1"/>
        </w:rPr>
        <w:instrText>平均泥水压力预测值与实际值的算术平均误差为</w:instrText>
      </w:r>
      <w:r w:rsidR="00C11184">
        <w:rPr>
          <w:rFonts w:cs="Times New Roman" w:hint="eastAsia"/>
          <w:color w:val="000000" w:themeColor="text1"/>
        </w:rPr>
        <w:instrText>1.31%,</w:instrText>
      </w:r>
      <w:r w:rsidR="00C11184">
        <w:rPr>
          <w:rFonts w:cs="Times New Roman" w:hint="eastAsia"/>
          <w:color w:val="000000" w:themeColor="text1"/>
        </w:rPr>
        <w:instrText>预测精度较高</w:instrText>
      </w:r>
      <w:r w:rsidR="00C11184">
        <w:rPr>
          <w:rFonts w:cs="Times New Roman" w:hint="eastAsia"/>
          <w:color w:val="000000" w:themeColor="text1"/>
        </w:rPr>
        <w:instrText>,</w:instrText>
      </w:r>
      <w:r w:rsidR="00C11184">
        <w:rPr>
          <w:rFonts w:cs="Times New Roman" w:hint="eastAsia"/>
          <w:color w:val="000000" w:themeColor="text1"/>
        </w:rPr>
        <w:instrText>满足盾构施工要求</w:instrText>
      </w:r>
      <w:r w:rsidR="00C11184">
        <w:rPr>
          <w:rFonts w:cs="Times New Roman" w:hint="eastAsia"/>
          <w:color w:val="000000" w:themeColor="text1"/>
        </w:rPr>
        <w:instrText>; 3)</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软土地层各掘进参数预测效果得到进一步提升</w:instrText>
      </w:r>
      <w:r w:rsidR="00C11184">
        <w:rPr>
          <w:rFonts w:cs="Times New Roman" w:hint="eastAsia"/>
          <w:color w:val="000000" w:themeColor="text1"/>
        </w:rPr>
        <w:instrText>; 4)</w:instrText>
      </w:r>
      <w:r w:rsidR="00C11184">
        <w:rPr>
          <w:rFonts w:cs="Times New Roman" w:hint="eastAsia"/>
          <w:color w:val="000000" w:themeColor="text1"/>
        </w:rPr>
        <w:instrText>根据</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神经网络预测模型输入参数定量预测其他掘进参数</w:instrText>
      </w:r>
      <w:r w:rsidR="00C11184">
        <w:rPr>
          <w:rFonts w:cs="Times New Roman" w:hint="eastAsia"/>
          <w:color w:val="000000" w:themeColor="text1"/>
        </w:rPr>
        <w:instrText>,</w:instrText>
      </w:r>
      <w:r w:rsidR="00C11184">
        <w:rPr>
          <w:rFonts w:cs="Times New Roman" w:hint="eastAsia"/>
          <w:color w:val="000000" w:themeColor="text1"/>
        </w:rPr>
        <w:instrText>操作简单</w:instrText>
      </w:r>
      <w:r w:rsidR="00C11184">
        <w:rPr>
          <w:rFonts w:cs="Times New Roman" w:hint="eastAsia"/>
          <w:color w:val="000000" w:themeColor="text1"/>
        </w:rPr>
        <w:instrText>,</w:instrText>
      </w:r>
      <w:r w:rsidR="00C11184">
        <w:rPr>
          <w:rFonts w:cs="Times New Roman" w:hint="eastAsia"/>
          <w:color w:val="000000" w:themeColor="text1"/>
        </w:rPr>
        <w:instrText>预测效果良好</w:instrText>
      </w:r>
      <w:r w:rsidR="00C11184">
        <w:rPr>
          <w:rFonts w:cs="Times New Roman" w:hint="eastAsia"/>
          <w:color w:val="000000" w:themeColor="text1"/>
        </w:rPr>
        <w:instrText>,</w:instrText>
      </w:r>
      <w:r w:rsidR="00C11184">
        <w:rPr>
          <w:rFonts w:cs="Times New Roman" w:hint="eastAsia"/>
          <w:color w:val="000000" w:themeColor="text1"/>
        </w:rPr>
        <w:instrText>能够为盾构主司机提供参考</w:instrText>
      </w:r>
      <w:r w:rsidR="00C11184">
        <w:rPr>
          <w:rFonts w:cs="Times New Roman" w:hint="eastAsia"/>
          <w:color w:val="000000" w:themeColor="text1"/>
        </w:rPr>
        <w:instrText>,</w:instrText>
      </w:r>
      <w:r w:rsidR="00C11184">
        <w:rPr>
          <w:rFonts w:cs="Times New Roman" w:hint="eastAsia"/>
          <w:color w:val="000000" w:themeColor="text1"/>
        </w:rPr>
        <w:instrText>同时提高施工效率</w:instrText>
      </w:r>
      <w:r w:rsidR="00C11184">
        <w:rPr>
          <w:rFonts w:cs="Times New Roman" w:hint="eastAsia"/>
          <w:color w:val="000000" w:themeColor="text1"/>
        </w:rPr>
        <w:instrText>,</w:instrText>
      </w:r>
      <w:r w:rsidR="00C11184">
        <w:rPr>
          <w:rFonts w:cs="Times New Roman" w:hint="eastAsia"/>
          <w:color w:val="000000" w:themeColor="text1"/>
        </w:rPr>
        <w:instrText>为实现智能掘进打下基础。</w:instrText>
      </w:r>
      <w:r w:rsidR="00C11184">
        <w:rPr>
          <w:rFonts w:cs="Times New Roman" w:hint="eastAsia"/>
          <w:color w:val="000000" w:themeColor="text1"/>
        </w:rPr>
        <w:instrText>","call-number":"44-1745/U","citation-key":"fanwenchao;sunzhenchuan;lifengyuan;zhangbing;chenqiao;wangfamin;wangkai;_shantouhaiwansuidaofuhedicengchaodazhijingnishuidungoujuejincanshuyuceyanjiu_2020","container-title":"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)","ISSN":"2096-4498","issue":"08 vo 40","language":"</w:instrText>
      </w:r>
      <w:r w:rsidR="00C11184">
        <w:rPr>
          <w:rFonts w:cs="Times New Roman" w:hint="eastAsia"/>
          <w:color w:val="000000" w:themeColor="text1"/>
        </w:rPr>
        <w:instrText>中文</w:instrText>
      </w:r>
      <w:r w:rsidR="00C11184">
        <w:rPr>
          <w:rFonts w:cs="Times New Roman" w:hint="eastAsia"/>
          <w:color w:val="000000" w:themeColor="text1"/>
        </w:rPr>
        <w:instrText>;","page":"1160-1168","title":"</w:instrText>
      </w:r>
      <w:r w:rsidR="00C11184">
        <w:rPr>
          <w:rFonts w:cs="Times New Roman" w:hint="eastAsia"/>
          <w:color w:val="000000" w:themeColor="text1"/>
        </w:rPr>
        <w:instrText>汕头海湾隧道复合地层超大直径泥水盾构掘进参数预测研究</w:instrText>
      </w:r>
      <w:r w:rsidR="00C11184">
        <w:rPr>
          <w:rFonts w:cs="Times New Roman" w:hint="eastAsia"/>
          <w:color w:val="000000" w:themeColor="text1"/>
        </w:rPr>
        <w:instrText>","author":[{"family":"</w:instrText>
      </w:r>
      <w:r w:rsidR="00C11184">
        <w:rPr>
          <w:rFonts w:cs="Times New Roman" w:hint="eastAsia"/>
          <w:color w:val="000000" w:themeColor="text1"/>
        </w:rPr>
        <w:instrText>范文超</w:instrText>
      </w:r>
      <w:r w:rsidR="00C11184">
        <w:rPr>
          <w:rFonts w:cs="Times New Roman" w:hint="eastAsia"/>
          <w:color w:val="000000" w:themeColor="text1"/>
        </w:rPr>
        <w:instrText>;</w:instrText>
      </w:r>
      <w:r w:rsidR="00C11184">
        <w:rPr>
          <w:rFonts w:cs="Times New Roman" w:hint="eastAsia"/>
          <w:color w:val="000000" w:themeColor="text1"/>
        </w:rPr>
        <w:instrText>孙振川</w:instrText>
      </w:r>
      <w:r w:rsidR="00C11184">
        <w:rPr>
          <w:rFonts w:cs="Times New Roman" w:hint="eastAsia"/>
          <w:color w:val="000000" w:themeColor="text1"/>
        </w:rPr>
        <w:instrText>;</w:instrText>
      </w:r>
      <w:r w:rsidR="00C11184">
        <w:rPr>
          <w:rFonts w:cs="Times New Roman" w:hint="eastAsia"/>
          <w:color w:val="000000" w:themeColor="text1"/>
        </w:rPr>
        <w:instrText>李凤远</w:instrText>
      </w:r>
      <w:r w:rsidR="00C11184">
        <w:rPr>
          <w:rFonts w:cs="Times New Roman" w:hint="eastAsia"/>
          <w:color w:val="000000" w:themeColor="text1"/>
        </w:rPr>
        <w:instrText>;</w:instrText>
      </w:r>
      <w:r w:rsidR="00C11184">
        <w:rPr>
          <w:rFonts w:cs="Times New Roman" w:hint="eastAsia"/>
          <w:color w:val="000000" w:themeColor="text1"/>
        </w:rPr>
        <w:instrText>张兵</w:instrText>
      </w:r>
      <w:r w:rsidR="00C11184">
        <w:rPr>
          <w:rFonts w:cs="Times New Roman" w:hint="eastAsia"/>
          <w:color w:val="000000" w:themeColor="text1"/>
        </w:rPr>
        <w:instrText>;</w:instrText>
      </w:r>
      <w:r w:rsidR="00C11184">
        <w:rPr>
          <w:rFonts w:cs="Times New Roman" w:hint="eastAsia"/>
          <w:color w:val="000000" w:themeColor="text1"/>
        </w:rPr>
        <w:instrText>陈桥</w:instrText>
      </w:r>
      <w:r w:rsidR="00C11184">
        <w:rPr>
          <w:rFonts w:cs="Times New Roman" w:hint="eastAsia"/>
          <w:color w:val="000000" w:themeColor="text1"/>
        </w:rPr>
        <w:instrText>;</w:instrText>
      </w:r>
      <w:r w:rsidR="00C11184">
        <w:rPr>
          <w:rFonts w:cs="Times New Roman" w:hint="eastAsia"/>
          <w:color w:val="000000" w:themeColor="text1"/>
        </w:rPr>
        <w:instrText>王发民</w:instrText>
      </w:r>
      <w:r w:rsidR="00C11184">
        <w:rPr>
          <w:rFonts w:cs="Times New Roman" w:hint="eastAsia"/>
          <w:color w:val="000000" w:themeColor="text1"/>
        </w:rPr>
        <w:instrText>;</w:instrText>
      </w:r>
      <w:r w:rsidR="00C11184">
        <w:rPr>
          <w:rFonts w:cs="Times New Roman" w:hint="eastAsia"/>
          <w:color w:val="000000" w:themeColor="text1"/>
        </w:rPr>
        <w:instrText>王凯</w:instrText>
      </w:r>
      <w:r w:rsidR="00C11184">
        <w:rPr>
          <w:rFonts w:cs="Times New Roman" w:hint="eastAsia"/>
          <w:color w:val="000000" w:themeColor="text1"/>
        </w:rPr>
        <w:instrText>;","given":""}],"issued":{"date-parts":[["2020"]]}}},{"id":1601,"uris":["http://zotero.org/users/12299105/items/BCSB2RJW"],"itemData":{"id":1601,"type":"article-journal","abstract":"</w:instrText>
      </w:r>
      <w:r w:rsidR="00C11184">
        <w:rPr>
          <w:rFonts w:cs="Times New Roman" w:hint="eastAsia"/>
          <w:color w:val="000000" w:themeColor="text1"/>
        </w:rPr>
        <w:instrText>盾构施工参数与隧道掘进过程中的稳定关联密切，为避免掘进参数完全依靠经验，并为参数动态调整提供参考及依据。依托南通地铁</w:instrText>
      </w:r>
      <w:r w:rsidR="00C11184">
        <w:rPr>
          <w:rFonts w:cs="Times New Roman" w:hint="eastAsia"/>
          <w:color w:val="000000" w:themeColor="text1"/>
        </w:rPr>
        <w:instrText>1</w:instrText>
      </w:r>
      <w:r w:rsidR="00C11184">
        <w:rPr>
          <w:rFonts w:cs="Times New Roman" w:hint="eastAsia"/>
          <w:color w:val="000000" w:themeColor="text1"/>
        </w:rPr>
        <w:instrText>号线针对刀盘推力以及刀盘扭矩，将刀盘转速等</w:instrText>
      </w:r>
      <w:r w:rsidR="00C11184">
        <w:rPr>
          <w:rFonts w:cs="Times New Roman" w:hint="eastAsia"/>
          <w:color w:val="000000" w:themeColor="text1"/>
        </w:rPr>
        <w:instrText>7</w:instrText>
      </w:r>
      <w:r w:rsidR="00C11184">
        <w:rPr>
          <w:rFonts w:cs="Times New Roman" w:hint="eastAsia"/>
          <w:color w:val="000000" w:themeColor="text1"/>
        </w:rPr>
        <w:instrText>个关键参数的历史数据作为训练集，基于循环神经网络（</w:instrText>
      </w:r>
      <w:r w:rsidR="00C11184">
        <w:rPr>
          <w:rFonts w:cs="Times New Roman" w:hint="eastAsia"/>
          <w:color w:val="000000" w:themeColor="text1"/>
        </w:rPr>
        <w:instrText>RNN</w:instrText>
      </w:r>
      <w:r w:rsidR="00C11184">
        <w:rPr>
          <w:rFonts w:cs="Times New Roman" w:hint="eastAsia"/>
          <w:color w:val="000000" w:themeColor="text1"/>
        </w:rPr>
        <w:instrText>）以及长短期记忆网络（</w:instrText>
      </w:r>
      <w:r w:rsidR="00C11184">
        <w:rPr>
          <w:rFonts w:cs="Times New Roman" w:hint="eastAsia"/>
          <w:color w:val="000000" w:themeColor="text1"/>
        </w:rPr>
        <w:instrText>LSTM</w:instrText>
      </w:r>
      <w:r w:rsidR="00C11184">
        <w:rPr>
          <w:rFonts w:cs="Times New Roman" w:hint="eastAsia"/>
          <w:color w:val="000000" w:themeColor="text1"/>
        </w:rPr>
        <w:instrText>）两种算法分别建立关于刀盘推力和刀盘扭矩的预测模型。两种模型所用数据集均基于滑动窗口插补进行预处理，</w:instrText>
      </w:r>
      <w:r w:rsidR="00C11184">
        <w:rPr>
          <w:rFonts w:cs="Times New Roman" w:hint="eastAsia"/>
          <w:color w:val="000000" w:themeColor="text1"/>
        </w:rPr>
        <w:instrText>RNN</w:instrText>
      </w:r>
      <w:r w:rsidR="00C11184">
        <w:rPr>
          <w:rFonts w:cs="Times New Roman" w:hint="eastAsia"/>
          <w:color w:val="000000" w:themeColor="text1"/>
        </w:rPr>
        <w:instrText>模型采用均方误差（</w:instrText>
      </w:r>
      <w:r w:rsidR="00C11184">
        <w:rPr>
          <w:rFonts w:cs="Times New Roman" w:hint="eastAsia"/>
          <w:color w:val="000000" w:themeColor="text1"/>
        </w:rPr>
        <w:instrText>MSELoss</w:instrText>
      </w:r>
      <w:r w:rsidR="00C11184">
        <w:rPr>
          <w:rFonts w:cs="Times New Roman" w:hint="eastAsia"/>
          <w:color w:val="000000" w:themeColor="text1"/>
        </w:rPr>
        <w:instrText>）作为损失函数，</w:instrText>
      </w:r>
      <w:r w:rsidR="00C11184">
        <w:rPr>
          <w:rFonts w:cs="Times New Roman" w:hint="eastAsia"/>
          <w:color w:val="000000" w:themeColor="text1"/>
        </w:rPr>
        <w:instrText>LSTM</w:instrText>
      </w:r>
      <w:r w:rsidR="00C11184">
        <w:rPr>
          <w:rFonts w:cs="Times New Roman" w:hint="eastAsia"/>
          <w:color w:val="000000" w:themeColor="text1"/>
        </w:rPr>
        <w:instrText>模型则采用</w:instrText>
      </w:r>
      <w:r w:rsidR="00C11184">
        <w:rPr>
          <w:rFonts w:cs="Times New Roman" w:hint="eastAsia"/>
          <w:color w:val="000000" w:themeColor="text1"/>
        </w:rPr>
        <w:instrText>PyTorch</w:instrText>
      </w:r>
      <w:r w:rsidR="00C11184">
        <w:rPr>
          <w:rFonts w:cs="Times New Roman" w:hint="eastAsia"/>
          <w:color w:val="000000" w:themeColor="text1"/>
        </w:rPr>
        <w:instrText>库中的均方误差自定义损失函数。结果表明，两种模型对于盾构总推进力的学习预测能力均优于对刀盘扭矩的预测能力，其中</w:instrText>
      </w:r>
      <w:r w:rsidR="00C11184">
        <w:rPr>
          <w:rFonts w:cs="Times New Roman" w:hint="eastAsia"/>
          <w:color w:val="000000" w:themeColor="text1"/>
        </w:rPr>
        <w:instrText>RNN</w:instrText>
      </w:r>
      <w:r w:rsidR="00C11184">
        <w:rPr>
          <w:rFonts w:cs="Times New Roman" w:hint="eastAsia"/>
          <w:color w:val="000000" w:themeColor="text1"/>
        </w:rPr>
        <w:instrText>模型对于两组参数的自适应能力均优于</w:instrText>
      </w:r>
      <w:r w:rsidR="00C11184">
        <w:rPr>
          <w:rFonts w:cs="Times New Roman" w:hint="eastAsia"/>
          <w:color w:val="000000" w:themeColor="text1"/>
        </w:rPr>
        <w:instrText>LSTM</w:instrText>
      </w:r>
      <w:r w:rsidR="00C11184">
        <w:rPr>
          <w:rFonts w:cs="Times New Roman" w:hint="eastAsia"/>
          <w:color w:val="000000" w:themeColor="text1"/>
        </w:rPr>
        <w:instrText>模型。</w:instrText>
      </w:r>
      <w:r w:rsidR="00C11184">
        <w:rPr>
          <w:rFonts w:cs="Times New Roman" w:hint="eastAsia"/>
          <w:color w:val="000000" w:themeColor="text1"/>
        </w:rPr>
        <w:instrText>","call-number":"23-1443/U","citation-key":"weiliangfeng;chendaquan;maozhichao;wangyou;_shenduxuexisuanfaxiadedungoujuejincanshuyucemoxing_2025","container-title":"</w:instrText>
      </w:r>
      <w:r w:rsidR="00C11184">
        <w:rPr>
          <w:rFonts w:cs="Times New Roman" w:hint="eastAsia"/>
          <w:color w:val="000000" w:themeColor="text1"/>
        </w:rPr>
        <w:instrText>交通科技与经济</w:instrText>
      </w:r>
      <w:r w:rsidR="00C11184">
        <w:rPr>
          <w:rFonts w:cs="Times New Roman" w:hint="eastAsia"/>
          <w:color w:val="000000" w:themeColor="text1"/>
        </w:rPr>
        <w:instrText>","ISSN":"1008-5696","issue":"04 vo 27","language":"</w:instrText>
      </w:r>
      <w:r w:rsidR="00C11184">
        <w:rPr>
          <w:rFonts w:cs="Times New Roman" w:hint="eastAsia"/>
          <w:color w:val="000000" w:themeColor="text1"/>
        </w:rPr>
        <w:instrText>中文</w:instrText>
      </w:r>
      <w:r w:rsidR="00C11184">
        <w:rPr>
          <w:rFonts w:cs="Times New Roman" w:hint="eastAsia"/>
          <w:color w:val="000000" w:themeColor="text1"/>
        </w:rPr>
        <w:instrText>;","page":"72-77","title":"</w:instrText>
      </w:r>
      <w:r w:rsidR="00C11184">
        <w:rPr>
          <w:rFonts w:cs="Times New Roman" w:hint="eastAsia"/>
          <w:color w:val="000000" w:themeColor="text1"/>
        </w:rPr>
        <w:instrText>深度学习算法下的盾构掘进参数预测模型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魏良丰</w:instrText>
      </w:r>
      <w:r w:rsidR="00C11184">
        <w:rPr>
          <w:rFonts w:cs="Times New Roman" w:hint="eastAsia"/>
          <w:color w:val="000000" w:themeColor="text1"/>
        </w:rPr>
        <w:instrText>;</w:instrText>
      </w:r>
      <w:r w:rsidR="00C11184">
        <w:rPr>
          <w:rFonts w:cs="Times New Roman" w:hint="eastAsia"/>
          <w:color w:val="000000" w:themeColor="text1"/>
        </w:rPr>
        <w:instrText>陈大权</w:instrText>
      </w:r>
      <w:r w:rsidR="00C11184">
        <w:rPr>
          <w:rFonts w:cs="Times New Roman" w:hint="eastAsia"/>
          <w:color w:val="000000" w:themeColor="text1"/>
        </w:rPr>
        <w:instrText>;</w:instrText>
      </w:r>
      <w:r w:rsidR="00C11184">
        <w:rPr>
          <w:rFonts w:cs="Times New Roman" w:hint="eastAsia"/>
          <w:color w:val="000000" w:themeColor="text1"/>
        </w:rPr>
        <w:instrText>毛志超</w:instrText>
      </w:r>
      <w:r w:rsidR="00C11184">
        <w:rPr>
          <w:rFonts w:cs="Times New Roman" w:hint="eastAsia"/>
          <w:color w:val="000000" w:themeColor="text1"/>
        </w:rPr>
        <w:instrText>;</w:instrText>
      </w:r>
      <w:r w:rsidR="00C11184">
        <w:rPr>
          <w:rFonts w:cs="Times New Roman" w:hint="eastAsia"/>
          <w:color w:val="000000" w:themeColor="text1"/>
        </w:rPr>
        <w:instrText>汪优</w:instrText>
      </w:r>
      <w:r w:rsidR="00C11184">
        <w:rPr>
          <w:rFonts w:cs="Times New Roman" w:hint="eastAsia"/>
          <w:color w:val="000000" w:themeColor="text1"/>
        </w:rPr>
        <w:instrText xml:space="preserve">;","given":""}],"issued":{"date-parts":[["2025"]]}}}],"schema":"https://github.com/citation-style-language/schema/raw/master/csl-citation.json"}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[6–9]</w:t>
      </w:r>
      <w:r w:rsidR="008B5DEC">
        <w:rPr>
          <w:rFonts w:cs="Times New Roman"/>
          <w:color w:val="000000" w:themeColor="text1"/>
        </w:rPr>
        <w:fldChar w:fldCharType="end"/>
      </w:r>
      <w:r w:rsidRPr="00846943">
        <w:rPr>
          <w:rFonts w:cs="Times New Roman"/>
          <w:color w:val="000000" w:themeColor="text1"/>
        </w:rPr>
        <w:t>。既有方法大致分为：（</w:t>
      </w:r>
      <w:r w:rsidRPr="00846943">
        <w:rPr>
          <w:rFonts w:cs="Times New Roman"/>
          <w:color w:val="000000" w:themeColor="text1"/>
        </w:rPr>
        <w:t>1</w:t>
      </w:r>
      <w:r w:rsidRPr="00846943">
        <w:rPr>
          <w:rFonts w:cs="Times New Roman"/>
          <w:color w:val="000000" w:themeColor="text1"/>
        </w:rPr>
        <w:t>）机理</w:t>
      </w:r>
      <w:r w:rsidRPr="00846943">
        <w:rPr>
          <w:rFonts w:cs="Times New Roman"/>
          <w:color w:val="000000" w:themeColor="text1"/>
        </w:rPr>
        <w:t>–</w:t>
      </w:r>
      <w:r w:rsidRPr="00846943">
        <w:rPr>
          <w:rFonts w:cs="Times New Roman"/>
          <w:color w:val="000000" w:themeColor="text1"/>
        </w:rPr>
        <w:t>数据混合模型：可解释性强、工况稳定时有效，但对复杂耦合与长程依赖依赖机理完备性。（</w:t>
      </w:r>
      <w:r w:rsidRPr="00846943">
        <w:rPr>
          <w:rFonts w:cs="Times New Roman"/>
          <w:color w:val="000000" w:themeColor="text1"/>
        </w:rPr>
        <w:t>2</w:t>
      </w:r>
      <w:r w:rsidRPr="00846943">
        <w:rPr>
          <w:rFonts w:cs="Times New Roman"/>
          <w:color w:val="000000" w:themeColor="text1"/>
        </w:rPr>
        <w:t>）统计模型</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{"citationID":"6QjsUkUB","properties":{"formattedCitation":"\\super [10\\uc0\\u8211{}13]\\nosupersub{}","plainCitation":"[10–13]","noteIndex":0},"citationItems":[{"id":1617,"uris":["http://zotero.org/users/12299105/items/WD</w:instrText>
      </w:r>
      <w:r w:rsidR="00C11184">
        <w:rPr>
          <w:rFonts w:cs="Times New Roman" w:hint="eastAsia"/>
          <w:color w:val="000000" w:themeColor="text1"/>
        </w:rPr>
        <w:instrText>88YGTR"],"itemData":{"id":1617,"type":"article-journal","abstract":"</w:instrText>
      </w:r>
      <w:r w:rsidR="00C11184">
        <w:rPr>
          <w:rFonts w:cs="Times New Roman" w:hint="eastAsia"/>
          <w:color w:val="000000" w:themeColor="text1"/>
        </w:rPr>
        <w:instrText>探明泥水盾构施工过程中关键掘进参数</w:instrText>
      </w:r>
      <w:r w:rsidR="00C11184">
        <w:rPr>
          <w:rFonts w:cs="Times New Roman" w:hint="eastAsia"/>
          <w:color w:val="000000" w:themeColor="text1"/>
        </w:rPr>
        <w:instrText>(</w:instrText>
      </w:r>
      <w:r w:rsidR="00C11184">
        <w:rPr>
          <w:rFonts w:cs="Times New Roman" w:hint="eastAsia"/>
          <w:color w:val="000000" w:themeColor="text1"/>
        </w:rPr>
        <w:instrText>如刀盘转速、主推进力、刀盘扭矩等</w:instrText>
      </w:r>
      <w:r w:rsidR="00C11184">
        <w:rPr>
          <w:rFonts w:cs="Times New Roman" w:hint="eastAsia"/>
          <w:color w:val="000000" w:themeColor="text1"/>
        </w:rPr>
        <w:instrText>)</w:instrText>
      </w:r>
      <w:r w:rsidR="00C11184">
        <w:rPr>
          <w:rFonts w:cs="Times New Roman" w:hint="eastAsia"/>
          <w:color w:val="000000" w:themeColor="text1"/>
        </w:rPr>
        <w:instrText>对开挖面泥浆支护效果及盾构能耗的影响规律，是保障盾构快速掘进和降低盾构机械损耗的重要前提</w:instrText>
      </w:r>
      <w:r w:rsidR="00C11184">
        <w:rPr>
          <w:rFonts w:cs="Times New Roman" w:hint="eastAsia"/>
          <w:color w:val="000000" w:themeColor="text1"/>
        </w:rPr>
        <w:instrText>.</w:instrText>
      </w:r>
      <w:r w:rsidR="00C11184">
        <w:rPr>
          <w:rFonts w:cs="Times New Roman" w:hint="eastAsia"/>
          <w:color w:val="000000" w:themeColor="text1"/>
        </w:rPr>
        <w:instrText>本研究依托济南穿黄隧道东线盾构项目掘进参数集计算各掘进环的场切深指数</w:instrText>
      </w:r>
      <w:r w:rsidR="00C11184">
        <w:rPr>
          <w:rFonts w:cs="Times New Roman" w:hint="eastAsia"/>
          <w:color w:val="000000" w:themeColor="text1"/>
        </w:rPr>
        <w:instrText>(FPI)</w:instrText>
      </w:r>
      <w:r w:rsidR="00C11184">
        <w:rPr>
          <w:rFonts w:cs="Times New Roman" w:hint="eastAsia"/>
          <w:color w:val="000000" w:themeColor="text1"/>
        </w:rPr>
        <w:instrText>和扭矩切深指数</w:instrText>
      </w:r>
      <w:r w:rsidR="00C11184">
        <w:rPr>
          <w:rFonts w:cs="Times New Roman" w:hint="eastAsia"/>
          <w:color w:val="000000" w:themeColor="text1"/>
        </w:rPr>
        <w:instrText>(TPI);</w:instrText>
      </w:r>
      <w:r w:rsidR="00C11184">
        <w:rPr>
          <w:rFonts w:cs="Times New Roman" w:hint="eastAsia"/>
          <w:color w:val="000000" w:themeColor="text1"/>
        </w:rPr>
        <w:instrText>采用掘进比能将掘进参数集划分为优配数据集以及待优化数据集，并分别基于支持向量回归和人工神经网络方法建立了关键掘进参数的预测模型</w:instrText>
      </w:r>
      <w:r w:rsidR="00C11184">
        <w:rPr>
          <w:rFonts w:cs="Times New Roman" w:hint="eastAsia"/>
          <w:color w:val="000000" w:themeColor="text1"/>
        </w:rPr>
        <w:instrText>.</w:instrText>
      </w:r>
      <w:r w:rsidR="00C11184">
        <w:rPr>
          <w:rFonts w:cs="Times New Roman" w:hint="eastAsia"/>
          <w:color w:val="000000" w:themeColor="text1"/>
        </w:rPr>
        <w:instrText>结果表明：盾构场切深指数和扭矩切深指数可有效描述掘进地层的同一性</w:instrText>
      </w:r>
      <w:r w:rsidR="00C11184">
        <w:rPr>
          <w:rFonts w:cs="Times New Roman" w:hint="eastAsia"/>
          <w:color w:val="000000" w:themeColor="text1"/>
        </w:rPr>
        <w:instrText>.</w:instrText>
      </w:r>
      <w:r w:rsidR="00C11184">
        <w:rPr>
          <w:rFonts w:cs="Times New Roman" w:hint="eastAsia"/>
          <w:color w:val="000000" w:themeColor="text1"/>
        </w:rPr>
        <w:instrText>盾构掘进比能呈对数正态分布特征，可有效表征盾构掘进工作状态并评估盾构各项掘进参数的配置水平</w:instrText>
      </w:r>
      <w:r w:rsidR="00C11184">
        <w:rPr>
          <w:rFonts w:cs="Times New Roman" w:hint="eastAsia"/>
          <w:color w:val="000000" w:themeColor="text1"/>
        </w:rPr>
        <w:instrText>.</w:instrText>
      </w:r>
      <w:r w:rsidR="00C11184">
        <w:rPr>
          <w:rFonts w:cs="Times New Roman" w:hint="eastAsia"/>
          <w:color w:val="000000" w:themeColor="text1"/>
        </w:rPr>
        <w:instrText>同一地层中当盾构掘进能耗水平波动较大时宜采用人工神经网络预测模型对刀盘转速以及盾构主推进力进行优化</w:instrText>
      </w:r>
      <w:r w:rsidR="00C11184">
        <w:rPr>
          <w:rFonts w:cs="Times New Roman" w:hint="eastAsia"/>
          <w:color w:val="000000" w:themeColor="text1"/>
        </w:rPr>
        <w:instrText>.","call-number":"21-1344/T","citation-key":"liukeqi;dudianchun;zhaowen;dingwantao;_jiyujiqixuexidenishuidungouguanjianjuejincanshuyuceyuyouhua_2023","container-title":"</w:instrText>
      </w:r>
      <w:r w:rsidR="00C11184">
        <w:rPr>
          <w:rFonts w:cs="Times New Roman" w:hint="eastAsia"/>
          <w:color w:val="000000" w:themeColor="text1"/>
        </w:rPr>
        <w:instrText>东北大学学报</w:instrText>
      </w:r>
      <w:r w:rsidR="00C11184">
        <w:rPr>
          <w:rFonts w:cs="Times New Roman" w:hint="eastAsia"/>
          <w:color w:val="000000" w:themeColor="text1"/>
        </w:rPr>
        <w:instrText>(</w:instrText>
      </w:r>
      <w:r w:rsidR="00C11184">
        <w:rPr>
          <w:rFonts w:cs="Times New Roman" w:hint="eastAsia"/>
          <w:color w:val="000000" w:themeColor="text1"/>
        </w:rPr>
        <w:instrText>自然科学版</w:instrText>
      </w:r>
      <w:r w:rsidR="00C11184">
        <w:rPr>
          <w:rFonts w:cs="Times New Roman" w:hint="eastAsia"/>
          <w:color w:val="000000" w:themeColor="text1"/>
        </w:rPr>
        <w:instrText>)","ISSN":"1005-3026","issue":"11 vo 44","language":"</w:instrText>
      </w:r>
      <w:r w:rsidR="00C11184">
        <w:rPr>
          <w:rFonts w:cs="Times New Roman" w:hint="eastAsia"/>
          <w:color w:val="000000" w:themeColor="text1"/>
        </w:rPr>
        <w:instrText>中文</w:instrText>
      </w:r>
      <w:r w:rsidR="00C11184">
        <w:rPr>
          <w:rFonts w:cs="Times New Roman" w:hint="eastAsia"/>
          <w:color w:val="000000" w:themeColor="text1"/>
        </w:rPr>
        <w:instrText>;","page":"1621-1630","title":"</w:instrText>
      </w:r>
      <w:r w:rsidR="00C11184">
        <w:rPr>
          <w:rFonts w:cs="Times New Roman" w:hint="eastAsia"/>
          <w:color w:val="000000" w:themeColor="text1"/>
        </w:rPr>
        <w:instrText>基于机器学习的泥水盾构关键掘进参数预测与优化</w:instrText>
      </w:r>
      <w:r w:rsidR="00C11184">
        <w:rPr>
          <w:rFonts w:cs="Times New Roman" w:hint="eastAsia"/>
          <w:color w:val="000000" w:themeColor="text1"/>
        </w:rPr>
        <w:instrText>","author":[{"family":"</w:instrText>
      </w:r>
      <w:r w:rsidR="00C11184">
        <w:rPr>
          <w:rFonts w:cs="Times New Roman" w:hint="eastAsia"/>
          <w:color w:val="000000" w:themeColor="text1"/>
        </w:rPr>
        <w:instrText>刘克奇</w:instrText>
      </w:r>
      <w:r w:rsidR="00C11184">
        <w:rPr>
          <w:rFonts w:cs="Times New Roman" w:hint="eastAsia"/>
          <w:color w:val="000000" w:themeColor="text1"/>
        </w:rPr>
        <w:instrText>;</w:instrText>
      </w:r>
      <w:r w:rsidR="00C11184">
        <w:rPr>
          <w:rFonts w:cs="Times New Roman" w:hint="eastAsia"/>
          <w:color w:val="000000" w:themeColor="text1"/>
        </w:rPr>
        <w:instrText>杜佃春</w:instrText>
      </w:r>
      <w:r w:rsidR="00C11184">
        <w:rPr>
          <w:rFonts w:cs="Times New Roman" w:hint="eastAsia"/>
          <w:color w:val="000000" w:themeColor="text1"/>
        </w:rPr>
        <w:instrText>;</w:instrText>
      </w:r>
      <w:r w:rsidR="00C11184">
        <w:rPr>
          <w:rFonts w:cs="Times New Roman" w:hint="eastAsia"/>
          <w:color w:val="000000" w:themeColor="text1"/>
        </w:rPr>
        <w:instrText>赵文</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;","given":""}],"issued":{"date-parts":[["2023"]]}}},{"id":1597,"uris":["http://zotero.org/users/12299105/items/MUEZK862"],"itemData":{"id":1597,"type":"article-journal","abstract":"</w:instrText>
      </w:r>
      <w:r w:rsidR="00C11184">
        <w:rPr>
          <w:rFonts w:cs="Times New Roman" w:hint="eastAsia"/>
          <w:color w:val="000000" w:themeColor="text1"/>
        </w:rPr>
        <w:instrText>在盾构掘进的过程中</w:instrText>
      </w:r>
      <w:r w:rsidR="00C11184">
        <w:rPr>
          <w:rFonts w:cs="Times New Roman" w:hint="eastAsia"/>
          <w:color w:val="000000" w:themeColor="text1"/>
        </w:rPr>
        <w:instrText>,</w:instrText>
      </w:r>
      <w:r w:rsidR="00C11184">
        <w:rPr>
          <w:rFonts w:cs="Times New Roman" w:hint="eastAsia"/>
          <w:color w:val="000000" w:themeColor="text1"/>
        </w:rPr>
        <w:instrText>盾构机的各部分都处于复杂的工作状态</w:instrText>
      </w:r>
      <w:r w:rsidR="00C11184">
        <w:rPr>
          <w:rFonts w:cs="Times New Roman" w:hint="eastAsia"/>
          <w:color w:val="000000" w:themeColor="text1"/>
        </w:rPr>
        <w:instrText>,</w:instrText>
      </w:r>
      <w:r w:rsidR="00C11184">
        <w:rPr>
          <w:rFonts w:cs="Times New Roman" w:hint="eastAsia"/>
          <w:color w:val="000000" w:themeColor="text1"/>
        </w:rPr>
        <w:instrText>推进部分与支撑部分以及刀盘刀具部分受到多方面因素的影响。刀具健康参数严重影响盾构机的掘进效率</w:instrText>
      </w:r>
      <w:r w:rsidR="00C11184">
        <w:rPr>
          <w:rFonts w:cs="Times New Roman" w:hint="eastAsia"/>
          <w:color w:val="000000" w:themeColor="text1"/>
        </w:rPr>
        <w:instrText>,</w:instrText>
      </w:r>
      <w:r w:rsidR="00C11184">
        <w:rPr>
          <w:rFonts w:cs="Times New Roman" w:hint="eastAsia"/>
          <w:color w:val="000000" w:themeColor="text1"/>
        </w:rPr>
        <w:instrText>地质参数、盾构机运行参数对盾构磨损的预测起到了关键作用。这些刀具磨损量的有效预测对盾构机安全高效地掘进有着十分重要的意义。如何预测刀盘刀具磨损度是当前急需解决的问题。基于该问题</w:instrText>
      </w:r>
      <w:r w:rsidR="00C11184">
        <w:rPr>
          <w:rFonts w:cs="Times New Roman" w:hint="eastAsia"/>
          <w:color w:val="000000" w:themeColor="text1"/>
        </w:rPr>
        <w:instrText>,</w:instrText>
      </w:r>
      <w:r w:rsidR="00C11184">
        <w:rPr>
          <w:rFonts w:cs="Times New Roman" w:hint="eastAsia"/>
          <w:color w:val="000000" w:themeColor="text1"/>
        </w:rPr>
        <w:instrText>本文对刀具磨损量的影响因素进行梳理并加以分析</w:instrText>
      </w:r>
      <w:r w:rsidR="00C11184">
        <w:rPr>
          <w:rFonts w:cs="Times New Roman" w:hint="eastAsia"/>
          <w:color w:val="000000" w:themeColor="text1"/>
        </w:rPr>
        <w:instrText>,</w:instrText>
      </w:r>
      <w:r w:rsidR="00C11184">
        <w:rPr>
          <w:rFonts w:cs="Times New Roman" w:hint="eastAsia"/>
          <w:color w:val="000000" w:themeColor="text1"/>
        </w:rPr>
        <w:instrText>建立了一套基于</w:instrText>
      </w:r>
      <w:r w:rsidR="00C11184">
        <w:rPr>
          <w:rFonts w:cs="Times New Roman" w:hint="eastAsia"/>
          <w:color w:val="000000" w:themeColor="text1"/>
        </w:rPr>
        <w:instrText>BODPCNN</w:instrText>
      </w:r>
      <w:r w:rsidR="00C11184">
        <w:rPr>
          <w:rFonts w:cs="Times New Roman" w:hint="eastAsia"/>
          <w:color w:val="000000" w:themeColor="text1"/>
        </w:rPr>
        <w:instrText>回归预测算法对盾构刀具磨损量进行预测的方法。希望以此为基础对未来盾构机的安全掘进以及智能化盾构的发展提供帮助与支持。</w:instrText>
      </w:r>
      <w:r w:rsidR="00C11184">
        <w:rPr>
          <w:rFonts w:cs="Times New Roman" w:hint="eastAsia"/>
          <w:color w:val="000000" w:themeColor="text1"/>
        </w:rPr>
        <w:instrText>","citation-key":"wangzhihua;leijingjie;wangyiyang;chenjian;dinglieyun;_jiyushenduxuexidedungoujuejincanshuyuceyuduomubiaoyouhua_2025","container-title":"</w:instrText>
      </w:r>
      <w:r w:rsidR="00C11184">
        <w:rPr>
          <w:rFonts w:cs="Times New Roman" w:hint="eastAsia"/>
          <w:color w:val="000000" w:themeColor="text1"/>
        </w:rPr>
        <w:instrText>智慧城市与智能建造论文集（</w:instrText>
      </w:r>
      <w:r w:rsidR="00C11184">
        <w:rPr>
          <w:rFonts w:cs="Times New Roman" w:hint="eastAsia"/>
          <w:color w:val="000000" w:themeColor="text1"/>
        </w:rPr>
        <w:instrText>2024</w:instrText>
      </w:r>
      <w:r w:rsidR="00C11184">
        <w:rPr>
          <w:rFonts w:cs="Times New Roman" w:hint="eastAsia"/>
          <w:color w:val="000000" w:themeColor="text1"/>
        </w:rPr>
        <w:instrText>）——盾构工程智能施工研究与实践专辑</w:instrText>
      </w:r>
      <w:r w:rsidR="00C11184">
        <w:rPr>
          <w:rFonts w:cs="Times New Roman" w:hint="eastAsia"/>
          <w:color w:val="000000" w:themeColor="text1"/>
        </w:rPr>
        <w:instrText>","language":"</w:instrText>
      </w:r>
      <w:r w:rsidR="00C11184">
        <w:rPr>
          <w:rFonts w:cs="Times New Roman" w:hint="eastAsia"/>
          <w:color w:val="000000" w:themeColor="text1"/>
        </w:rPr>
        <w:instrText>中文</w:instrText>
      </w:r>
      <w:r w:rsidR="00C11184">
        <w:rPr>
          <w:rFonts w:cs="Times New Roman" w:hint="eastAsia"/>
          <w:color w:val="000000" w:themeColor="text1"/>
        </w:rPr>
        <w:instrText>;","page":"13","publisher":"</w:instrText>
      </w:r>
      <w:r w:rsidR="00C11184">
        <w:rPr>
          <w:rFonts w:cs="Times New Roman" w:hint="eastAsia"/>
          <w:color w:val="000000" w:themeColor="text1"/>
        </w:rPr>
        <w:instrText>中国建筑第五工程局有限公司、深圳湾区城市建设发展有限公司、中国建筑学会智能建造专业委员会</w:instrText>
      </w:r>
      <w:r w:rsidR="00C11184">
        <w:rPr>
          <w:rFonts w:cs="Times New Roman" w:hint="eastAsia"/>
          <w:color w:val="000000" w:themeColor="text1"/>
        </w:rPr>
        <w:instrText>","publisher-place":"</w:instrText>
      </w:r>
      <w:r w:rsidR="00C11184">
        <w:rPr>
          <w:rFonts w:cs="Times New Roman" w:hint="eastAsia"/>
          <w:color w:val="000000" w:themeColor="text1"/>
        </w:rPr>
        <w:instrText>中国广东深圳</w:instrText>
      </w:r>
      <w:r w:rsidR="00C11184">
        <w:rPr>
          <w:rFonts w:cs="Times New Roman" w:hint="eastAsia"/>
          <w:color w:val="000000" w:themeColor="text1"/>
        </w:rPr>
        <w:instrText>","title":"</w:instrText>
      </w:r>
      <w:r w:rsidR="00C11184">
        <w:rPr>
          <w:rFonts w:cs="Times New Roman" w:hint="eastAsia"/>
          <w:color w:val="000000" w:themeColor="text1"/>
        </w:rPr>
        <w:instrText>基于深度学习的盾构掘进参数预测与多目标优化</w:instrText>
      </w:r>
      <w:r w:rsidR="00C11184">
        <w:rPr>
          <w:rFonts w:cs="Times New Roman" w:hint="eastAsia"/>
          <w:color w:val="000000" w:themeColor="text1"/>
        </w:rPr>
        <w:instrText>","author":[{"family":"</w:instrText>
      </w:r>
      <w:r w:rsidR="00C11184">
        <w:rPr>
          <w:rFonts w:cs="Times New Roman" w:hint="eastAsia"/>
          <w:color w:val="000000" w:themeColor="text1"/>
        </w:rPr>
        <w:instrText>王志华</w:instrText>
      </w:r>
      <w:r w:rsidR="00C11184">
        <w:rPr>
          <w:rFonts w:cs="Times New Roman" w:hint="eastAsia"/>
          <w:color w:val="000000" w:themeColor="text1"/>
        </w:rPr>
        <w:instrText>;</w:instrText>
      </w:r>
      <w:r w:rsidR="00C11184">
        <w:rPr>
          <w:rFonts w:cs="Times New Roman" w:hint="eastAsia"/>
          <w:color w:val="000000" w:themeColor="text1"/>
        </w:rPr>
        <w:instrText>雷璟劼</w:instrText>
      </w:r>
      <w:r w:rsidR="00C11184">
        <w:rPr>
          <w:rFonts w:cs="Times New Roman" w:hint="eastAsia"/>
          <w:color w:val="000000" w:themeColor="text1"/>
        </w:rPr>
        <w:instrText>;</w:instrText>
      </w:r>
      <w:r w:rsidR="00C11184">
        <w:rPr>
          <w:rFonts w:cs="Times New Roman" w:hint="eastAsia"/>
          <w:color w:val="000000" w:themeColor="text1"/>
        </w:rPr>
        <w:instrText>王怿炀</w:instrText>
      </w:r>
      <w:r w:rsidR="00C11184">
        <w:rPr>
          <w:rFonts w:cs="Times New Roman" w:hint="eastAsia"/>
          <w:color w:val="000000" w:themeColor="text1"/>
        </w:rPr>
        <w:instrText>;</w:instrText>
      </w:r>
      <w:r w:rsidR="00C11184">
        <w:rPr>
          <w:rFonts w:cs="Times New Roman" w:hint="eastAsia"/>
          <w:color w:val="000000" w:themeColor="text1"/>
        </w:rPr>
        <w:instrText>陈健</w:instrText>
      </w:r>
      <w:r w:rsidR="00C11184">
        <w:rPr>
          <w:rFonts w:cs="Times New Roman" w:hint="eastAsia"/>
          <w:color w:val="000000" w:themeColor="text1"/>
        </w:rPr>
        <w:instrText>;</w:instrText>
      </w:r>
      <w:r w:rsidR="00C11184">
        <w:rPr>
          <w:rFonts w:cs="Times New Roman" w:hint="eastAsia"/>
          <w:color w:val="000000" w:themeColor="text1"/>
        </w:rPr>
        <w:instrText>丁烈云</w:instrText>
      </w:r>
      <w:r w:rsidR="00C11184">
        <w:rPr>
          <w:rFonts w:cs="Times New Roman" w:hint="eastAsia"/>
          <w:color w:val="000000" w:themeColor="text1"/>
        </w:rPr>
        <w:instrText>;","given":""}],"issued":{"date-parts":[["2025"]]}}},{"id":1643,"uris":["http://zotero.org/users/12299105/items/2GGLLRVP"],"itemData":{"id":1643,"type":"article-journal","abstract":"</w:instrText>
      </w:r>
      <w:r w:rsidR="00C11184">
        <w:rPr>
          <w:rFonts w:cs="Times New Roman" w:hint="eastAsia"/>
          <w:color w:val="000000" w:themeColor="text1"/>
        </w:rPr>
        <w:instrText>盾构掘进性能预测对于工程施工周期和施工成本评估具有重要作用。为此</w:instrText>
      </w:r>
      <w:r w:rsidR="00C11184">
        <w:rPr>
          <w:rFonts w:cs="Times New Roman" w:hint="eastAsia"/>
          <w:color w:val="000000" w:themeColor="text1"/>
        </w:rPr>
        <w:instrText>,</w:instrText>
      </w:r>
      <w:r w:rsidR="00C11184">
        <w:rPr>
          <w:rFonts w:cs="Times New Roman" w:hint="eastAsia"/>
          <w:color w:val="000000" w:themeColor="text1"/>
        </w:rPr>
        <w:instrText>文章结合穗莞深城际轨道交通某标段工程实例</w:instrText>
      </w:r>
      <w:r w:rsidR="00C11184">
        <w:rPr>
          <w:rFonts w:cs="Times New Roman" w:hint="eastAsia"/>
          <w:color w:val="000000" w:themeColor="text1"/>
        </w:rPr>
        <w:instrText>,</w:instrText>
      </w:r>
      <w:r w:rsidR="00C11184">
        <w:rPr>
          <w:rFonts w:cs="Times New Roman" w:hint="eastAsia"/>
          <w:color w:val="000000" w:themeColor="text1"/>
        </w:rPr>
        <w:instrText>基于现场掘进数据</w:instrText>
      </w:r>
      <w:r w:rsidR="00C11184">
        <w:rPr>
          <w:rFonts w:cs="Times New Roman" w:hint="eastAsia"/>
          <w:color w:val="000000" w:themeColor="text1"/>
        </w:rPr>
        <w:instrText>,</w:instrText>
      </w:r>
      <w:r w:rsidR="00C11184">
        <w:rPr>
          <w:rFonts w:cs="Times New Roman" w:hint="eastAsia"/>
          <w:color w:val="000000" w:themeColor="text1"/>
        </w:rPr>
        <w:instrText>对复合地层条件下</w:instrText>
      </w:r>
      <w:r w:rsidR="00C11184">
        <w:rPr>
          <w:rFonts w:cs="Times New Roman" w:hint="eastAsia"/>
          <w:color w:val="000000" w:themeColor="text1"/>
        </w:rPr>
        <w:instrText>?8.81 m</w:instrText>
      </w:r>
      <w:r w:rsidR="00C11184">
        <w:rPr>
          <w:rFonts w:cs="Times New Roman" w:hint="eastAsia"/>
          <w:color w:val="000000" w:themeColor="text1"/>
        </w:rPr>
        <w:instrText>土压平衡复合盾构的掘进速度进行了多元非线性回归分析</w:instrText>
      </w:r>
      <w:r w:rsidR="00C11184">
        <w:rPr>
          <w:rFonts w:cs="Times New Roman" w:hint="eastAsia"/>
          <w:color w:val="000000" w:themeColor="text1"/>
        </w:rPr>
        <w:instrText>,</w:instrText>
      </w:r>
      <w:r w:rsidR="00C11184">
        <w:rPr>
          <w:rFonts w:cs="Times New Roman" w:hint="eastAsia"/>
          <w:color w:val="000000" w:themeColor="text1"/>
        </w:rPr>
        <w:instrText>分别建立了盾构掘进速度的直接多元非线性预测模型和非线性化处理后的多元线性预测模型</w:instrText>
      </w:r>
      <w:r w:rsidR="00C11184">
        <w:rPr>
          <w:rFonts w:cs="Times New Roman" w:hint="eastAsia"/>
          <w:color w:val="000000" w:themeColor="text1"/>
        </w:rPr>
        <w:instrText>,</w:instrText>
      </w:r>
      <w:r w:rsidR="00C11184">
        <w:rPr>
          <w:rFonts w:cs="Times New Roman" w:hint="eastAsia"/>
          <w:color w:val="000000" w:themeColor="text1"/>
        </w:rPr>
        <w:instrText>并对相同段的预测掘进速度与实际掘进速度进行了对比。结果表明</w:instrText>
      </w:r>
      <w:r w:rsidR="00C11184">
        <w:rPr>
          <w:rFonts w:cs="Times New Roman" w:hint="eastAsia"/>
          <w:color w:val="000000" w:themeColor="text1"/>
        </w:rPr>
        <w:instrText>:</w:instrText>
      </w:r>
      <w:r w:rsidR="00C11184">
        <w:rPr>
          <w:rFonts w:cs="Times New Roman" w:hint="eastAsia"/>
          <w:color w:val="000000" w:themeColor="text1"/>
        </w:rPr>
        <w:instrText>直接多元非线性预测模型与实际掘进速度的误差为</w:instrText>
      </w:r>
      <w:r w:rsidR="00C11184">
        <w:rPr>
          <w:rFonts w:cs="Times New Roman" w:hint="eastAsia"/>
          <w:color w:val="000000" w:themeColor="text1"/>
        </w:rPr>
        <w:instrText>9.035%,</w:instrText>
      </w:r>
      <w:r w:rsidR="00C11184">
        <w:rPr>
          <w:rFonts w:cs="Times New Roman" w:hint="eastAsia"/>
          <w:color w:val="000000" w:themeColor="text1"/>
        </w:rPr>
        <w:instrText>而采用非线性处理后的多元线性预测模型与实际掘进速度的误差为</w:instrText>
      </w:r>
      <w:r w:rsidR="00C11184">
        <w:rPr>
          <w:rFonts w:cs="Times New Roman" w:hint="eastAsia"/>
          <w:color w:val="000000" w:themeColor="text1"/>
        </w:rPr>
        <w:instrText>5.987%,</w:instrText>
      </w:r>
      <w:r w:rsidR="00C11184">
        <w:rPr>
          <w:rFonts w:cs="Times New Roman" w:hint="eastAsia"/>
          <w:color w:val="000000" w:themeColor="text1"/>
        </w:rPr>
        <w:instrText>优于前者。</w:instrText>
      </w:r>
      <w:r w:rsidR="00C11184">
        <w:rPr>
          <w:rFonts w:cs="Times New Roman" w:hint="eastAsia"/>
          <w:color w:val="000000" w:themeColor="text1"/>
        </w:rPr>
        <w:instrText>","call-number":"51-1600/U","citation-key":"lijie;zhangbin;fuke;machao;guojingbo;niudecao;_jiyuxianchangjuejinshujudefuhedicengdungoujuejinxingnengyucefangfayanjiu_2019","container-title":"</w:instrText>
      </w:r>
      <w:r w:rsidR="00C11184">
        <w:rPr>
          <w:rFonts w:cs="Times New Roman" w:hint="eastAsia"/>
          <w:color w:val="000000" w:themeColor="text1"/>
        </w:rPr>
        <w:instrText>现代隧道技术</w:instrText>
      </w:r>
      <w:r w:rsidR="00C11184">
        <w:rPr>
          <w:rFonts w:cs="Times New Roman" w:hint="eastAsia"/>
          <w:color w:val="000000" w:themeColor="text1"/>
        </w:rPr>
        <w:instrText>","ISSN":"1009-6582","issue":"04 vo 56","language":"</w:instrText>
      </w:r>
      <w:r w:rsidR="00C11184">
        <w:rPr>
          <w:rFonts w:cs="Times New Roman" w:hint="eastAsia"/>
          <w:color w:val="000000" w:themeColor="text1"/>
        </w:rPr>
        <w:instrText>中文</w:instrText>
      </w:r>
      <w:r w:rsidR="00C11184">
        <w:rPr>
          <w:rFonts w:cs="Times New Roman" w:hint="eastAsia"/>
          <w:color w:val="000000" w:themeColor="text1"/>
        </w:rPr>
        <w:instrText>;","page":"97-104","title":"</w:instrText>
      </w:r>
      <w:r w:rsidR="00C11184">
        <w:rPr>
          <w:rFonts w:cs="Times New Roman" w:hint="eastAsia"/>
          <w:color w:val="000000" w:themeColor="text1"/>
        </w:rPr>
        <w:instrText>基于现场掘进数据的复合地层盾构掘进性能预测方法研究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李杰</w:instrText>
      </w:r>
      <w:r w:rsidR="00C11184">
        <w:rPr>
          <w:rFonts w:cs="Times New Roman" w:hint="eastAsia"/>
          <w:color w:val="000000" w:themeColor="text1"/>
        </w:rPr>
        <w:instrText>;</w:instrText>
      </w:r>
      <w:r w:rsidR="00C11184">
        <w:rPr>
          <w:rFonts w:cs="Times New Roman" w:hint="eastAsia"/>
          <w:color w:val="000000" w:themeColor="text1"/>
        </w:rPr>
        <w:instrText>张斌</w:instrText>
      </w:r>
      <w:r w:rsidR="00C11184">
        <w:rPr>
          <w:rFonts w:cs="Times New Roman" w:hint="eastAsia"/>
          <w:color w:val="000000" w:themeColor="text1"/>
        </w:rPr>
        <w:instrText>;</w:instrText>
      </w:r>
      <w:r w:rsidR="00C11184">
        <w:rPr>
          <w:rFonts w:cs="Times New Roman" w:hint="eastAsia"/>
          <w:color w:val="000000" w:themeColor="text1"/>
        </w:rPr>
        <w:instrText>付柯</w:instrText>
      </w:r>
      <w:r w:rsidR="00C11184">
        <w:rPr>
          <w:rFonts w:cs="Times New Roman" w:hint="eastAsia"/>
          <w:color w:val="000000" w:themeColor="text1"/>
        </w:rPr>
        <w:instrText>;</w:instrText>
      </w:r>
      <w:r w:rsidR="00C11184">
        <w:rPr>
          <w:rFonts w:cs="Times New Roman" w:hint="eastAsia"/>
          <w:color w:val="000000" w:themeColor="text1"/>
        </w:rPr>
        <w:instrText>马超</w:instrText>
      </w:r>
      <w:r w:rsidR="00C11184">
        <w:rPr>
          <w:rFonts w:cs="Times New Roman" w:hint="eastAsia"/>
          <w:color w:val="000000" w:themeColor="text1"/>
        </w:rPr>
        <w:instrText>;</w:instrText>
      </w:r>
      <w:r w:rsidR="00C11184">
        <w:rPr>
          <w:rFonts w:cs="Times New Roman" w:hint="eastAsia"/>
          <w:color w:val="000000" w:themeColor="text1"/>
        </w:rPr>
        <w:instrText>郭京波</w:instrText>
      </w:r>
      <w:r w:rsidR="00C11184">
        <w:rPr>
          <w:rFonts w:cs="Times New Roman" w:hint="eastAsia"/>
          <w:color w:val="000000" w:themeColor="text1"/>
        </w:rPr>
        <w:instrText>;</w:instrText>
      </w:r>
      <w:r w:rsidR="00C11184">
        <w:rPr>
          <w:rFonts w:cs="Times New Roman" w:hint="eastAsia"/>
          <w:color w:val="000000" w:themeColor="text1"/>
        </w:rPr>
        <w:instrText>牛得草</w:instrText>
      </w:r>
      <w:r w:rsidR="00C11184">
        <w:rPr>
          <w:rFonts w:cs="Times New Roman" w:hint="eastAsia"/>
          <w:color w:val="000000" w:themeColor="text1"/>
        </w:rPr>
        <w:instrText>;","given":""}],"issued":{"date-parts":[["2019"]]}}},{"id":1611,"uris":["http://zotero.org/users/12299105/items/3SA7AM2I"],"itemData":{"id":1611,"type":"article-journal","abstract":"</w:instrText>
      </w:r>
      <w:r w:rsidR="00C11184">
        <w:rPr>
          <w:rFonts w:cs="Times New Roman" w:hint="eastAsia"/>
          <w:color w:val="000000" w:themeColor="text1"/>
        </w:rPr>
        <w:instrText>在大直径盾构施工中</w:instrText>
      </w:r>
      <w:r w:rsidR="00C11184">
        <w:rPr>
          <w:rFonts w:cs="Times New Roman" w:hint="eastAsia"/>
          <w:color w:val="000000" w:themeColor="text1"/>
        </w:rPr>
        <w:instrText>,</w:instrText>
      </w:r>
      <w:r w:rsidR="00C11184">
        <w:rPr>
          <w:rFonts w:cs="Times New Roman" w:hint="eastAsia"/>
          <w:color w:val="000000" w:themeColor="text1"/>
        </w:rPr>
        <w:instrText>准确预测前方地层类型并合理调控掘进参数</w:instrText>
      </w:r>
      <w:r w:rsidR="00C11184">
        <w:rPr>
          <w:rFonts w:cs="Times New Roman" w:hint="eastAsia"/>
          <w:color w:val="000000" w:themeColor="text1"/>
        </w:rPr>
        <w:instrText>,</w:instrText>
      </w:r>
      <w:r w:rsidR="00C11184">
        <w:rPr>
          <w:rFonts w:cs="Times New Roman" w:hint="eastAsia"/>
          <w:color w:val="000000" w:themeColor="text1"/>
        </w:rPr>
        <w:instrText>是确保安全高效掘进的关键。由于地质条件的复杂性和不确定性以及地质勘探技术的限制</w:instrText>
      </w:r>
      <w:r w:rsidR="00C11184">
        <w:rPr>
          <w:rFonts w:cs="Times New Roman" w:hint="eastAsia"/>
          <w:color w:val="000000" w:themeColor="text1"/>
        </w:rPr>
        <w:instrText>,</w:instrText>
      </w:r>
      <w:r w:rsidR="00C11184">
        <w:rPr>
          <w:rFonts w:cs="Times New Roman" w:hint="eastAsia"/>
          <w:color w:val="000000" w:themeColor="text1"/>
        </w:rPr>
        <w:instrText>难以准确掌握盾构隧道开挖面前方的地层条件。盾构掘进参数的准确预测对于优化施工过程、提高掘进效率和降低施工成本至关重要。应用机器学习方法以实现对盾构隧道开挖面前方地层及掘进参数精确预测是当前的研究热点</w:instrText>
      </w:r>
      <w:r w:rsidR="00C11184">
        <w:rPr>
          <w:rFonts w:cs="Times New Roman" w:hint="eastAsia"/>
          <w:color w:val="000000" w:themeColor="text1"/>
        </w:rPr>
        <w:instrText>,</w:instrText>
      </w:r>
      <w:r w:rsidR="00C11184">
        <w:rPr>
          <w:rFonts w:cs="Times New Roman" w:hint="eastAsia"/>
          <w:color w:val="000000" w:themeColor="text1"/>
        </w:rPr>
        <w:instrText>但都面临模型泛化能力不足的问题。针对以上问题</w:instrText>
      </w:r>
      <w:r w:rsidR="00C11184">
        <w:rPr>
          <w:rFonts w:cs="Times New Roman" w:hint="eastAsia"/>
          <w:color w:val="000000" w:themeColor="text1"/>
        </w:rPr>
        <w:instrText>,</w:instrText>
      </w:r>
      <w:r w:rsidR="00C11184">
        <w:rPr>
          <w:rFonts w:cs="Times New Roman" w:hint="eastAsia"/>
          <w:color w:val="000000" w:themeColor="text1"/>
        </w:rPr>
        <w:instrText>依托珠海隧道大直径泥水盾构工程</w:instrText>
      </w:r>
      <w:r w:rsidR="00C11184">
        <w:rPr>
          <w:rFonts w:cs="Times New Roman" w:hint="eastAsia"/>
          <w:color w:val="000000" w:themeColor="text1"/>
        </w:rPr>
        <w:instrText>,</w:instrText>
      </w:r>
      <w:r w:rsidR="00C11184">
        <w:rPr>
          <w:rFonts w:cs="Times New Roman" w:hint="eastAsia"/>
          <w:color w:val="000000" w:themeColor="text1"/>
        </w:rPr>
        <w:instrText>本文主要研究内容及结论如下</w:instrText>
      </w:r>
      <w:r w:rsidR="00C11184">
        <w:rPr>
          <w:rFonts w:cs="Times New Roman" w:hint="eastAsia"/>
          <w:color w:val="000000" w:themeColor="text1"/>
        </w:rPr>
        <w:instrText>: (1)</w:instrText>
      </w:r>
      <w:r w:rsidR="00C11184">
        <w:rPr>
          <w:rFonts w:cs="Times New Roman" w:hint="eastAsia"/>
          <w:color w:val="000000" w:themeColor="text1"/>
        </w:rPr>
        <w:instrText>收集整理了珠海隧道北线</w:instrText>
      </w:r>
      <w:r w:rsidR="00C11184">
        <w:rPr>
          <w:rFonts w:cs="Times New Roman" w:hint="eastAsia"/>
          <w:color w:val="000000" w:themeColor="text1"/>
        </w:rPr>
        <w:instrText>1206</w:instrText>
      </w:r>
      <w:r w:rsidR="00C11184">
        <w:rPr>
          <w:rFonts w:cs="Times New Roman" w:hint="eastAsia"/>
          <w:color w:val="000000" w:themeColor="text1"/>
        </w:rPr>
        <w:instrText>种掘进参数</w:instrText>
      </w:r>
      <w:r w:rsidR="00C11184">
        <w:rPr>
          <w:rFonts w:cs="Times New Roman" w:hint="eastAsia"/>
          <w:color w:val="000000" w:themeColor="text1"/>
        </w:rPr>
        <w:instrText>,</w:instrText>
      </w:r>
      <w:r w:rsidR="00C11184">
        <w:rPr>
          <w:rFonts w:cs="Times New Roman" w:hint="eastAsia"/>
          <w:color w:val="000000" w:themeColor="text1"/>
        </w:rPr>
        <w:instrText>共计</w:instrText>
      </w:r>
      <w:r w:rsidR="00C11184">
        <w:rPr>
          <w:rFonts w:cs="Times New Roman" w:hint="eastAsia"/>
          <w:color w:val="000000" w:themeColor="text1"/>
        </w:rPr>
        <w:instrText>1323</w:instrText>
      </w:r>
      <w:r w:rsidR="00C11184">
        <w:rPr>
          <w:rFonts w:cs="Times New Roman" w:hint="eastAsia"/>
          <w:color w:val="000000" w:themeColor="text1"/>
        </w:rPr>
        <w:instrText>环、</w:instrText>
      </w:r>
      <w:r w:rsidR="00C11184">
        <w:rPr>
          <w:rFonts w:cs="Times New Roman" w:hint="eastAsia"/>
          <w:color w:val="000000" w:themeColor="text1"/>
        </w:rPr>
        <w:instrText>20167168</w:instrText>
      </w:r>
      <w:r w:rsidR="00C11184">
        <w:rPr>
          <w:rFonts w:cs="Times New Roman" w:hint="eastAsia"/>
          <w:color w:val="000000" w:themeColor="text1"/>
        </w:rPr>
        <w:instrText>组数据。提取了其中</w:instrText>
      </w:r>
      <w:r w:rsidR="00C11184">
        <w:rPr>
          <w:rFonts w:cs="Times New Roman" w:hint="eastAsia"/>
          <w:color w:val="000000" w:themeColor="text1"/>
        </w:rPr>
        <w:instrText>6067900</w:instrText>
      </w:r>
      <w:r w:rsidR="00C11184">
        <w:rPr>
          <w:rFonts w:cs="Times New Roman" w:hint="eastAsia"/>
          <w:color w:val="000000" w:themeColor="text1"/>
        </w:rPr>
        <w:instrText>组运行数据</w:instrText>
      </w:r>
      <w:r w:rsidR="00C11184">
        <w:rPr>
          <w:rFonts w:cs="Times New Roman" w:hint="eastAsia"/>
          <w:color w:val="000000" w:themeColor="text1"/>
        </w:rPr>
        <w:instrText>,11</w:instrText>
      </w:r>
      <w:r w:rsidR="00C11184">
        <w:rPr>
          <w:rFonts w:cs="Times New Roman" w:hint="eastAsia"/>
          <w:color w:val="000000" w:themeColor="text1"/>
        </w:rPr>
        <w:instrText>种关键掘进参数</w:instrText>
      </w:r>
      <w:r w:rsidR="00C11184">
        <w:rPr>
          <w:rFonts w:cs="Times New Roman" w:hint="eastAsia"/>
          <w:color w:val="000000" w:themeColor="text1"/>
        </w:rPr>
        <w:instrText>,</w:instrText>
      </w:r>
      <w:r w:rsidR="00C11184">
        <w:rPr>
          <w:rFonts w:cs="Times New Roman" w:hint="eastAsia"/>
          <w:color w:val="000000" w:themeColor="text1"/>
        </w:rPr>
        <w:instrText>依据工程地质分类图</w:instrText>
      </w:r>
      <w:r w:rsidR="00C11184">
        <w:rPr>
          <w:rFonts w:cs="Times New Roman" w:hint="eastAsia"/>
          <w:color w:val="000000" w:themeColor="text1"/>
        </w:rPr>
        <w:instrText>,</w:instrText>
      </w:r>
      <w:r w:rsidR="00C11184">
        <w:rPr>
          <w:rFonts w:cs="Times New Roman" w:hint="eastAsia"/>
          <w:color w:val="000000" w:themeColor="text1"/>
        </w:rPr>
        <w:instrText>绘制了各参数在不同地层中随环数变化的折线图及统计表</w:instrText>
      </w:r>
      <w:r w:rsidR="00C11184">
        <w:rPr>
          <w:rFonts w:cs="Times New Roman" w:hint="eastAsia"/>
          <w:color w:val="000000" w:themeColor="text1"/>
        </w:rPr>
        <w:instrText>,</w:instrText>
      </w:r>
      <w:r w:rsidR="00C11184">
        <w:rPr>
          <w:rFonts w:cs="Times New Roman" w:hint="eastAsia"/>
          <w:color w:val="000000" w:themeColor="text1"/>
        </w:rPr>
        <w:instrText>结果表明刀盘转速、刀盘挤压力、刀盘功率、推进速度、贯入度、刀盘扭矩和注浆压力均与地层有高度相关性。依据上述分析结果</w:instrText>
      </w:r>
      <w:r w:rsidR="00C11184">
        <w:rPr>
          <w:rFonts w:cs="Times New Roman" w:hint="eastAsia"/>
          <w:color w:val="000000" w:themeColor="text1"/>
        </w:rPr>
        <w:instrText>,</w:instrText>
      </w:r>
      <w:r w:rsidR="00C11184">
        <w:rPr>
          <w:rFonts w:cs="Times New Roman" w:hint="eastAsia"/>
          <w:color w:val="000000" w:themeColor="text1"/>
        </w:rPr>
        <w:instrText>剔除了相关性低的掘进参数</w:instrText>
      </w:r>
      <w:r w:rsidR="00C11184">
        <w:rPr>
          <w:rFonts w:cs="Times New Roman" w:hint="eastAsia"/>
          <w:color w:val="000000" w:themeColor="text1"/>
        </w:rPr>
        <w:instrText>,</w:instrText>
      </w:r>
      <w:r w:rsidR="00C11184">
        <w:rPr>
          <w:rFonts w:cs="Times New Roman" w:hint="eastAsia"/>
          <w:color w:val="000000" w:themeColor="text1"/>
        </w:rPr>
        <w:instrText>结合半方差曲线对其中</w:instrText>
      </w:r>
      <w:r w:rsidR="00C11184">
        <w:rPr>
          <w:rFonts w:cs="Times New Roman" w:hint="eastAsia"/>
          <w:color w:val="000000" w:themeColor="text1"/>
        </w:rPr>
        <w:instrText>8</w:instrText>
      </w:r>
      <w:r w:rsidR="00C11184">
        <w:rPr>
          <w:rFonts w:cs="Times New Roman" w:hint="eastAsia"/>
          <w:color w:val="000000" w:themeColor="text1"/>
        </w:rPr>
        <w:instrText>种掘进参数的空间变异性进行分析</w:instrText>
      </w:r>
      <w:r w:rsidR="00C11184">
        <w:rPr>
          <w:rFonts w:cs="Times New Roman" w:hint="eastAsia"/>
          <w:color w:val="000000" w:themeColor="text1"/>
        </w:rPr>
        <w:instrText>,</w:instrText>
      </w:r>
      <w:r w:rsidR="00C11184">
        <w:rPr>
          <w:rFonts w:cs="Times New Roman" w:hint="eastAsia"/>
          <w:color w:val="000000" w:themeColor="text1"/>
        </w:rPr>
        <w:instrText>发现各参数随空间位置的变化具有明显的变异性</w:instrText>
      </w:r>
      <w:r w:rsidR="00C11184">
        <w:rPr>
          <w:rFonts w:cs="Times New Roman" w:hint="eastAsia"/>
          <w:color w:val="000000" w:themeColor="text1"/>
        </w:rPr>
        <w:instrText>,</w:instrText>
      </w:r>
      <w:r w:rsidR="00C11184">
        <w:rPr>
          <w:rFonts w:cs="Times New Roman" w:hint="eastAsia"/>
          <w:color w:val="000000" w:themeColor="text1"/>
        </w:rPr>
        <w:instrText>当间距达到</w:instrText>
      </w:r>
      <w:r w:rsidR="00C11184">
        <w:rPr>
          <w:rFonts w:cs="Times New Roman" w:hint="eastAsia"/>
          <w:color w:val="000000" w:themeColor="text1"/>
        </w:rPr>
        <w:instrText>30m</w:instrText>
      </w:r>
      <w:r w:rsidR="00C11184">
        <w:rPr>
          <w:rFonts w:cs="Times New Roman" w:hint="eastAsia"/>
          <w:color w:val="000000" w:themeColor="text1"/>
        </w:rPr>
        <w:instrText>时各参数半方差数值趋于平稳</w:instrText>
      </w:r>
      <w:r w:rsidR="00C11184">
        <w:rPr>
          <w:rFonts w:cs="Times New Roman" w:hint="eastAsia"/>
          <w:color w:val="000000" w:themeColor="text1"/>
        </w:rPr>
        <w:instrText>,</w:instrText>
      </w:r>
      <w:r w:rsidR="00C11184">
        <w:rPr>
          <w:rFonts w:cs="Times New Roman" w:hint="eastAsia"/>
          <w:color w:val="000000" w:themeColor="text1"/>
        </w:rPr>
        <w:instrText>进而确定该距离为最优自相关距离。对于各参数半方差曲线变化规律</w:instrText>
      </w:r>
      <w:r w:rsidR="00C11184">
        <w:rPr>
          <w:rFonts w:cs="Times New Roman" w:hint="eastAsia"/>
          <w:color w:val="000000" w:themeColor="text1"/>
        </w:rPr>
        <w:instrText>,</w:instrText>
      </w:r>
      <w:r w:rsidR="00C11184">
        <w:rPr>
          <w:rFonts w:cs="Times New Roman" w:hint="eastAsia"/>
          <w:color w:val="000000" w:themeColor="text1"/>
        </w:rPr>
        <w:instrText>高斯模型能够较好的对其进行拟合。</w:instrText>
      </w:r>
      <w:r w:rsidR="00C11184">
        <w:rPr>
          <w:rFonts w:cs="Times New Roman" w:hint="eastAsia"/>
          <w:color w:val="000000" w:themeColor="text1"/>
        </w:rPr>
        <w:instrText xml:space="preserve"> (2)</w:instrText>
      </w:r>
      <w:r w:rsidR="00C11184">
        <w:rPr>
          <w:rFonts w:cs="Times New Roman" w:hint="eastAsia"/>
          <w:color w:val="000000" w:themeColor="text1"/>
        </w:rPr>
        <w:instrText>将盾构开挖面前方地层类型视为隐变量</w:instrText>
      </w:r>
      <w:r w:rsidR="00C11184">
        <w:rPr>
          <w:rFonts w:cs="Times New Roman" w:hint="eastAsia"/>
          <w:color w:val="000000" w:themeColor="text1"/>
        </w:rPr>
        <w:instrText>,</w:instrText>
      </w:r>
      <w:r w:rsidR="00C11184">
        <w:rPr>
          <w:rFonts w:cs="Times New Roman" w:hint="eastAsia"/>
          <w:color w:val="000000" w:themeColor="text1"/>
        </w:rPr>
        <w:instrText>盾构掘进参数视为可观察变量</w:instrText>
      </w:r>
      <w:r w:rsidR="00C11184">
        <w:rPr>
          <w:rFonts w:cs="Times New Roman" w:hint="eastAsia"/>
          <w:color w:val="000000" w:themeColor="text1"/>
        </w:rPr>
        <w:instrText>,</w:instrText>
      </w:r>
      <w:r w:rsidR="00C11184">
        <w:rPr>
          <w:rFonts w:cs="Times New Roman" w:hint="eastAsia"/>
          <w:color w:val="000000" w:themeColor="text1"/>
        </w:rPr>
        <w:instrText>以勘察钻孔数据地层信息为监督信息</w:instrText>
      </w:r>
      <w:r w:rsidR="00C11184">
        <w:rPr>
          <w:rFonts w:cs="Times New Roman" w:hint="eastAsia"/>
          <w:color w:val="000000" w:themeColor="text1"/>
        </w:rPr>
        <w:instrText>,</w:instrText>
      </w:r>
      <w:r w:rsidR="00C11184">
        <w:rPr>
          <w:rFonts w:cs="Times New Roman" w:hint="eastAsia"/>
          <w:color w:val="000000" w:themeColor="text1"/>
        </w:rPr>
        <w:instrText>基于隐马尔可夫预测模型</w:instrText>
      </w:r>
      <w:r w:rsidR="00C11184">
        <w:rPr>
          <w:rFonts w:cs="Times New Roman" w:hint="eastAsia"/>
          <w:color w:val="000000" w:themeColor="text1"/>
        </w:rPr>
        <w:instrText>,</w:instrText>
      </w:r>
      <w:r w:rsidR="00C11184">
        <w:rPr>
          <w:rFonts w:cs="Times New Roman" w:hint="eastAsia"/>
          <w:color w:val="000000" w:themeColor="text1"/>
        </w:rPr>
        <w:instrText>建立了利用刀盘转速、注浆压力、刀盘挤压力、刀盘功率、推进速度、贯入度、刀盘扭矩、</w:instrText>
      </w:r>
      <w:r w:rsidR="00C11184">
        <w:rPr>
          <w:rFonts w:cs="Times New Roman" w:hint="eastAsia"/>
          <w:color w:val="000000" w:themeColor="text1"/>
        </w:rPr>
        <w:instrText>FPI</w:instrText>
      </w:r>
      <w:r w:rsidR="00C11184">
        <w:rPr>
          <w:rFonts w:cs="Times New Roman" w:hint="eastAsia"/>
          <w:color w:val="000000" w:themeColor="text1"/>
        </w:rPr>
        <w:instrText>和</w:instrText>
      </w:r>
      <w:r w:rsidR="00C11184">
        <w:rPr>
          <w:rFonts w:cs="Times New Roman" w:hint="eastAsia"/>
          <w:color w:val="000000" w:themeColor="text1"/>
        </w:rPr>
        <w:instrText>TPI</w:instrText>
      </w:r>
      <w:r w:rsidR="00C11184">
        <w:rPr>
          <w:rFonts w:cs="Times New Roman" w:hint="eastAsia"/>
          <w:color w:val="000000" w:themeColor="text1"/>
        </w:rPr>
        <w:instrText>共</w:instrText>
      </w:r>
      <w:r w:rsidR="00C11184">
        <w:rPr>
          <w:rFonts w:cs="Times New Roman" w:hint="eastAsia"/>
          <w:color w:val="000000" w:themeColor="text1"/>
        </w:rPr>
        <w:instrText>9</w:instrText>
      </w:r>
      <w:r w:rsidR="00C11184">
        <w:rPr>
          <w:rFonts w:cs="Times New Roman" w:hint="eastAsia"/>
          <w:color w:val="000000" w:themeColor="text1"/>
        </w:rPr>
        <w:instrText>个掘进参数预测珠海隧道开挖面前</w:instrText>
      </w:r>
      <w:r w:rsidR="00C11184">
        <w:rPr>
          <w:rFonts w:cs="Times New Roman" w:hint="eastAsia"/>
          <w:color w:val="000000" w:themeColor="text1"/>
        </w:rPr>
        <w:instrText>3</w:instrText>
      </w:r>
      <w:r w:rsidR="00C11184">
        <w:rPr>
          <w:rFonts w:cs="Times New Roman" w:hint="eastAsia"/>
          <w:color w:val="000000" w:themeColor="text1"/>
        </w:rPr>
        <w:instrText>类地层的预测模型。利用珠海隧道北线</w:instrText>
      </w:r>
      <w:r w:rsidR="00C11184">
        <w:rPr>
          <w:rFonts w:cs="Times New Roman" w:hint="eastAsia"/>
          <w:color w:val="000000" w:themeColor="text1"/>
        </w:rPr>
        <w:instrText>51</w:instrText>
      </w:r>
      <w:r w:rsidR="00C11184">
        <w:rPr>
          <w:rFonts w:cs="Times New Roman" w:hint="eastAsia"/>
          <w:color w:val="000000" w:themeColor="text1"/>
        </w:rPr>
        <w:instrText>个钻孔数据并结合钻孔附近</w:instrText>
      </w:r>
      <w:r w:rsidR="00C11184">
        <w:rPr>
          <w:rFonts w:cs="Times New Roman" w:hint="eastAsia"/>
          <w:color w:val="000000" w:themeColor="text1"/>
        </w:rPr>
        <w:instrText>3</w:instrText>
      </w:r>
      <w:r w:rsidR="00C11184">
        <w:rPr>
          <w:rFonts w:cs="Times New Roman" w:hint="eastAsia"/>
          <w:color w:val="000000" w:themeColor="text1"/>
        </w:rPr>
        <w:instrText>环掘进参数</w:instrText>
      </w:r>
      <w:r w:rsidR="00C11184">
        <w:rPr>
          <w:rFonts w:cs="Times New Roman" w:hint="eastAsia"/>
          <w:color w:val="000000" w:themeColor="text1"/>
        </w:rPr>
        <w:instrText>,</w:instrText>
      </w:r>
      <w:r w:rsidR="00C11184">
        <w:rPr>
          <w:rFonts w:cs="Times New Roman" w:hint="eastAsia"/>
          <w:color w:val="000000" w:themeColor="text1"/>
        </w:rPr>
        <w:instrText>其预测结果相比普通聚类、先验划分都具有更高的准确性</w:instrText>
      </w:r>
      <w:r w:rsidR="00C11184">
        <w:rPr>
          <w:rFonts w:cs="Times New Roman" w:hint="eastAsia"/>
          <w:color w:val="000000" w:themeColor="text1"/>
        </w:rPr>
        <w:instrText>,</w:instrText>
      </w:r>
      <w:r w:rsidR="00C11184">
        <w:rPr>
          <w:rFonts w:cs="Times New Roman" w:hint="eastAsia"/>
          <w:color w:val="000000" w:themeColor="text1"/>
        </w:rPr>
        <w:instrText>准确率可达</w:instrText>
      </w:r>
      <w:r w:rsidR="00C11184">
        <w:rPr>
          <w:rFonts w:cs="Times New Roman" w:hint="eastAsia"/>
          <w:color w:val="000000" w:themeColor="text1"/>
        </w:rPr>
        <w:instrText>90.9%</w:instrText>
      </w:r>
      <w:r w:rsidR="00C11184">
        <w:rPr>
          <w:rFonts w:cs="Times New Roman" w:hint="eastAsia"/>
          <w:color w:val="000000" w:themeColor="text1"/>
        </w:rPr>
        <w:instrText>。隐马尔可夫预测模型考虑了各掘进参数和掘进参数与地层间的相互耦合和高度非线性关系</w:instrText>
      </w:r>
      <w:r w:rsidR="00C11184">
        <w:rPr>
          <w:rFonts w:cs="Times New Roman" w:hint="eastAsia"/>
          <w:color w:val="000000" w:themeColor="text1"/>
        </w:rPr>
        <w:instrText>,</w:instrText>
      </w:r>
      <w:r w:rsidR="00C11184">
        <w:rPr>
          <w:rFonts w:cs="Times New Roman" w:hint="eastAsia"/>
          <w:color w:val="000000" w:themeColor="text1"/>
        </w:rPr>
        <w:instrText>综合分析</w:instrText>
      </w:r>
      <w:r w:rsidR="00C11184">
        <w:rPr>
          <w:rFonts w:cs="Times New Roman" w:hint="eastAsia"/>
          <w:color w:val="000000" w:themeColor="text1"/>
        </w:rPr>
        <w:instrText>9</w:instrText>
      </w:r>
      <w:r w:rsidR="00C11184">
        <w:rPr>
          <w:rFonts w:cs="Times New Roman" w:hint="eastAsia"/>
          <w:color w:val="000000" w:themeColor="text1"/>
        </w:rPr>
        <w:instrText>种掘进参数的变化规律</w:instrText>
      </w:r>
      <w:r w:rsidR="00C11184">
        <w:rPr>
          <w:rFonts w:cs="Times New Roman" w:hint="eastAsia"/>
          <w:color w:val="000000" w:themeColor="text1"/>
        </w:rPr>
        <w:instrText>,</w:instrText>
      </w:r>
      <w:r w:rsidR="00C11184">
        <w:rPr>
          <w:rFonts w:cs="Times New Roman" w:hint="eastAsia"/>
          <w:color w:val="000000" w:themeColor="text1"/>
        </w:rPr>
        <w:instrText>其效果要远好于凭借工程经验对地层进行直线划分。</w:instrText>
      </w:r>
      <w:r w:rsidR="00C11184">
        <w:rPr>
          <w:rFonts w:cs="Times New Roman" w:hint="eastAsia"/>
          <w:color w:val="000000" w:themeColor="text1"/>
        </w:rPr>
        <w:instrText xml:space="preserve"> (3)</w:instrText>
      </w:r>
      <w:r w:rsidR="00C11184">
        <w:rPr>
          <w:rFonts w:cs="Times New Roman" w:hint="eastAsia"/>
          <w:color w:val="000000" w:themeColor="text1"/>
        </w:rPr>
        <w:instrText>基于隐马尔可夫预测模型分类的地层结果</w:instrText>
      </w:r>
      <w:r w:rsidR="00C11184">
        <w:rPr>
          <w:rFonts w:cs="Times New Roman" w:hint="eastAsia"/>
          <w:color w:val="000000" w:themeColor="text1"/>
        </w:rPr>
        <w:instrText>,</w:instrText>
      </w:r>
      <w:r w:rsidR="00C11184">
        <w:rPr>
          <w:rFonts w:cs="Times New Roman" w:hint="eastAsia"/>
          <w:color w:val="000000" w:themeColor="text1"/>
        </w:rPr>
        <w:instrText>将盾构掘进参数视为多维随机变量分布</w:instrText>
      </w:r>
      <w:r w:rsidR="00C11184">
        <w:rPr>
          <w:rFonts w:cs="Times New Roman" w:hint="eastAsia"/>
          <w:color w:val="000000" w:themeColor="text1"/>
        </w:rPr>
        <w:instrText>,</w:instrText>
      </w:r>
      <w:r w:rsidR="00C11184">
        <w:rPr>
          <w:rFonts w:cs="Times New Roman" w:hint="eastAsia"/>
          <w:color w:val="000000" w:themeColor="text1"/>
        </w:rPr>
        <w:instrText>利用掘进参数之间的互相关性和空间相关性</w:instrText>
      </w:r>
      <w:r w:rsidR="00C11184">
        <w:rPr>
          <w:rFonts w:cs="Times New Roman" w:hint="eastAsia"/>
          <w:color w:val="000000" w:themeColor="text1"/>
        </w:rPr>
        <w:instrText>,</w:instrText>
      </w:r>
      <w:r w:rsidR="00C11184">
        <w:rPr>
          <w:rFonts w:cs="Times New Roman" w:hint="eastAsia"/>
          <w:color w:val="000000" w:themeColor="text1"/>
        </w:rPr>
        <w:instrText>建立了</w:instrText>
      </w:r>
      <w:r w:rsidR="00C11184">
        <w:rPr>
          <w:rFonts w:cs="Times New Roman" w:hint="eastAsia"/>
          <w:color w:val="000000" w:themeColor="text1"/>
        </w:rPr>
        <w:instrText>3</w:instrText>
      </w:r>
      <w:r w:rsidR="00C11184">
        <w:rPr>
          <w:rFonts w:cs="Times New Roman" w:hint="eastAsia"/>
          <w:color w:val="000000" w:themeColor="text1"/>
        </w:rPr>
        <w:instrText>类地层下珠海隧道盾构</w:instrText>
      </w:r>
      <w:r w:rsidR="00C11184">
        <w:rPr>
          <w:rFonts w:cs="Times New Roman" w:hint="eastAsia"/>
          <w:color w:val="000000" w:themeColor="text1"/>
        </w:rPr>
        <w:instrText>8</w:instrText>
      </w:r>
      <w:r w:rsidR="00C11184">
        <w:rPr>
          <w:rFonts w:cs="Times New Roman" w:hint="eastAsia"/>
          <w:color w:val="000000" w:themeColor="text1"/>
        </w:rPr>
        <w:instrText>个掘进参数的条件概率分布模型</w:instrText>
      </w:r>
      <w:r w:rsidR="00C11184">
        <w:rPr>
          <w:rFonts w:cs="Times New Roman" w:hint="eastAsia"/>
          <w:color w:val="000000" w:themeColor="text1"/>
        </w:rPr>
        <w:instrText>,</w:instrText>
      </w:r>
      <w:r w:rsidR="00C11184">
        <w:rPr>
          <w:rFonts w:cs="Times New Roman" w:hint="eastAsia"/>
          <w:color w:val="000000" w:themeColor="text1"/>
        </w:rPr>
        <w:instrText>作为珠海隧道北线的掘进参数的先验分布</w:instrText>
      </w:r>
      <w:r w:rsidR="00C11184">
        <w:rPr>
          <w:rFonts w:cs="Times New Roman" w:hint="eastAsia"/>
          <w:color w:val="000000" w:themeColor="text1"/>
        </w:rPr>
        <w:instrText>;</w:instrText>
      </w:r>
      <w:r w:rsidR="00C11184">
        <w:rPr>
          <w:rFonts w:cs="Times New Roman" w:hint="eastAsia"/>
          <w:color w:val="000000" w:themeColor="text1"/>
        </w:rPr>
        <w:instrText>进一步</w:instrText>
      </w:r>
      <w:r w:rsidR="00C11184">
        <w:rPr>
          <w:rFonts w:cs="Times New Roman" w:hint="eastAsia"/>
          <w:color w:val="000000" w:themeColor="text1"/>
        </w:rPr>
        <w:instrText>,</w:instrText>
      </w:r>
      <w:r w:rsidR="00C11184">
        <w:rPr>
          <w:rFonts w:cs="Times New Roman" w:hint="eastAsia"/>
          <w:color w:val="000000" w:themeColor="text1"/>
        </w:rPr>
        <w:instrText>基于贝叶斯定理</w:instrText>
      </w:r>
      <w:r w:rsidR="00C11184">
        <w:rPr>
          <w:rFonts w:cs="Times New Roman" w:hint="eastAsia"/>
          <w:color w:val="000000" w:themeColor="text1"/>
        </w:rPr>
        <w:instrText>,</w:instrText>
      </w:r>
      <w:r w:rsidR="00C11184">
        <w:rPr>
          <w:rFonts w:cs="Times New Roman" w:hint="eastAsia"/>
          <w:color w:val="000000" w:themeColor="text1"/>
        </w:rPr>
        <w:instrText>利用当前掘进环的刀盘转速、注浆压力、刀盘挤压力和刀盘功率</w:instrText>
      </w:r>
      <w:r w:rsidR="00C11184">
        <w:rPr>
          <w:rFonts w:cs="Times New Roman" w:hint="eastAsia"/>
          <w:color w:val="000000" w:themeColor="text1"/>
        </w:rPr>
        <w:instrText>,</w:instrText>
      </w:r>
      <w:r w:rsidR="00C11184">
        <w:rPr>
          <w:rFonts w:cs="Times New Roman" w:hint="eastAsia"/>
          <w:color w:val="000000" w:themeColor="text1"/>
        </w:rPr>
        <w:instrText>更新得到推进速度、贯入度、刀盘扭矩和总推进力的后验分布</w:instrText>
      </w:r>
      <w:r w:rsidR="00C11184">
        <w:rPr>
          <w:rFonts w:cs="Times New Roman" w:hint="eastAsia"/>
          <w:color w:val="000000" w:themeColor="text1"/>
        </w:rPr>
        <w:instrText>,</w:instrText>
      </w:r>
      <w:r w:rsidR="00C11184">
        <w:rPr>
          <w:rFonts w:cs="Times New Roman" w:hint="eastAsia"/>
          <w:color w:val="000000" w:themeColor="text1"/>
        </w:rPr>
        <w:instrText>实现了珠海隧道大直径泥水盾构掘进参数概率预测</w:instrText>
      </w:r>
      <w:r w:rsidR="00C11184">
        <w:rPr>
          <w:rFonts w:cs="Times New Roman" w:hint="eastAsia"/>
          <w:color w:val="000000" w:themeColor="text1"/>
        </w:rPr>
        <w:instrText>,</w:instrText>
      </w:r>
      <w:r w:rsidR="00C11184">
        <w:rPr>
          <w:rFonts w:cs="Times New Roman" w:hint="eastAsia"/>
          <w:color w:val="000000" w:themeColor="text1"/>
        </w:rPr>
        <w:instrText>考虑参数间空间相关性在推进速度和贯入度预测上具有更高的准确性。</w:instrText>
      </w:r>
      <w:r w:rsidR="00C11184">
        <w:rPr>
          <w:rFonts w:cs="Times New Roman" w:hint="eastAsia"/>
          <w:color w:val="000000" w:themeColor="text1"/>
        </w:rPr>
        <w:instrText xml:space="preserve"> </w:instrText>
      </w:r>
      <w:r w:rsidR="00C11184">
        <w:rPr>
          <w:rFonts w:cs="Times New Roman" w:hint="eastAsia"/>
          <w:color w:val="000000" w:themeColor="text1"/>
        </w:rPr>
        <w:instrText>图</w:instrText>
      </w:r>
      <w:r w:rsidR="00C11184">
        <w:rPr>
          <w:rFonts w:cs="Times New Roman" w:hint="eastAsia"/>
          <w:color w:val="000000" w:themeColor="text1"/>
        </w:rPr>
        <w:instrText>63</w:instrText>
      </w:r>
      <w:r w:rsidR="00C11184">
        <w:rPr>
          <w:rFonts w:cs="Times New Roman" w:hint="eastAsia"/>
          <w:color w:val="000000" w:themeColor="text1"/>
        </w:rPr>
        <w:instrText>幅</w:instrText>
      </w:r>
      <w:r w:rsidR="00C11184">
        <w:rPr>
          <w:rFonts w:cs="Times New Roman" w:hint="eastAsia"/>
          <w:color w:val="000000" w:themeColor="text1"/>
        </w:rPr>
        <w:instrText>,</w:instrText>
      </w:r>
      <w:r w:rsidR="00C11184">
        <w:rPr>
          <w:rFonts w:cs="Times New Roman" w:hint="eastAsia"/>
          <w:color w:val="000000" w:themeColor="text1"/>
        </w:rPr>
        <w:instrText>表</w:instrText>
      </w:r>
      <w:r w:rsidR="00C11184">
        <w:rPr>
          <w:rFonts w:cs="Times New Roman" w:hint="eastAsia"/>
          <w:color w:val="000000" w:themeColor="text1"/>
        </w:rPr>
        <w:instrText>44</w:instrText>
      </w:r>
      <w:r w:rsidR="00C11184">
        <w:rPr>
          <w:rFonts w:cs="Times New Roman" w:hint="eastAsia"/>
          <w:color w:val="000000" w:themeColor="text1"/>
        </w:rPr>
        <w:instrText>个</w:instrText>
      </w:r>
      <w:r w:rsidR="00C11184">
        <w:rPr>
          <w:rFonts w:cs="Times New Roman" w:hint="eastAsia"/>
          <w:color w:val="000000" w:themeColor="text1"/>
        </w:rPr>
        <w:instrText>,</w:instrText>
      </w:r>
      <w:r w:rsidR="00C11184">
        <w:rPr>
          <w:rFonts w:cs="Times New Roman" w:hint="eastAsia"/>
          <w:color w:val="000000" w:themeColor="text1"/>
        </w:rPr>
        <w:instrText>参考文献</w:instrText>
      </w:r>
      <w:r w:rsidR="00C11184">
        <w:rPr>
          <w:rFonts w:cs="Times New Roman" w:hint="eastAsia"/>
          <w:color w:val="000000" w:themeColor="text1"/>
        </w:rPr>
        <w:instrText>107</w:instrText>
      </w:r>
      <w:r w:rsidR="00C11184">
        <w:rPr>
          <w:rFonts w:cs="Times New Roman" w:hint="eastAsia"/>
          <w:color w:val="000000" w:themeColor="text1"/>
        </w:rPr>
        <w:instrText>篇</w:instrText>
      </w:r>
      <w:r w:rsidR="00C11184">
        <w:rPr>
          <w:rFonts w:cs="Times New Roman" w:hint="eastAsia"/>
          <w:color w:val="000000" w:themeColor="text1"/>
        </w:rPr>
        <w:instrText>","citation-key":"lixiaozhou_jiyubeiyesijiqixuexidezhuhaidazhijingnishuidungousuidaodicengshibiejijuejincanshuyuce_2024","language":"</w:instrText>
      </w:r>
      <w:r w:rsidR="00C11184">
        <w:rPr>
          <w:rFonts w:cs="Times New Roman" w:hint="eastAsia"/>
          <w:color w:val="000000" w:themeColor="text1"/>
        </w:rPr>
        <w:instrText>中文</w:instrText>
      </w:r>
      <w:r w:rsidR="00C11184">
        <w:rPr>
          <w:rFonts w:cs="Times New Roman" w:hint="eastAsia"/>
          <w:color w:val="000000" w:themeColor="text1"/>
        </w:rPr>
        <w:instrText>;","publisher":"</w:instrText>
      </w:r>
      <w:r w:rsidR="00C11184">
        <w:rPr>
          <w:rFonts w:cs="Times New Roman" w:hint="eastAsia"/>
          <w:color w:val="000000" w:themeColor="text1"/>
        </w:rPr>
        <w:instrText>中南大学</w:instrText>
      </w:r>
      <w:r w:rsidR="00C11184">
        <w:rPr>
          <w:rFonts w:cs="Times New Roman" w:hint="eastAsia"/>
          <w:color w:val="000000" w:themeColor="text1"/>
        </w:rPr>
        <w:instrText>","title":"</w:instrText>
      </w:r>
      <w:r w:rsidR="00C11184">
        <w:rPr>
          <w:rFonts w:cs="Times New Roman" w:hint="eastAsia"/>
          <w:color w:val="000000" w:themeColor="text1"/>
        </w:rPr>
        <w:instrText>基于贝叶斯机器学习的珠海大直径泥水盾构隧道地层识别及掘进参数预测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李晓宙</w:instrText>
      </w:r>
      <w:r w:rsidR="00C11184">
        <w:rPr>
          <w:rFonts w:cs="Times New Roman" w:hint="eastAsia"/>
          <w:color w:val="000000" w:themeColor="text1"/>
        </w:rPr>
        <w:instrText>","given":""}],"issued":{"date-parts":[["2024"]]}}}],"s</w:instrText>
      </w:r>
      <w:r w:rsidR="00C11184">
        <w:rPr>
          <w:rFonts w:cs="Times New Roman"/>
          <w:color w:val="000000" w:themeColor="text1"/>
        </w:rPr>
        <w:instrText xml:space="preserve">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[10–13]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ARIMA</w:t>
      </w:r>
      <w:r w:rsidRPr="00846943">
        <w:rPr>
          <w:rFonts w:cs="Times New Roman"/>
          <w:color w:val="000000" w:themeColor="text1"/>
        </w:rPr>
        <w:t>、卡尔曼滤波等）：形式简洁、计算量小，线性或高斯假设对多变量非线性与长程依赖适应性有限。（</w:t>
      </w:r>
      <w:r w:rsidRPr="00846943">
        <w:rPr>
          <w:rFonts w:cs="Times New Roman"/>
          <w:color w:val="000000" w:themeColor="text1"/>
        </w:rPr>
        <w:t>3</w:t>
      </w:r>
      <w:r w:rsidRPr="00846943">
        <w:rPr>
          <w:rFonts w:cs="Times New Roman"/>
          <w:color w:val="000000" w:themeColor="text1"/>
        </w:rPr>
        <w:t>）浅层机器学习</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{"citationID":"XmmirJOu","properties":{"formattedCitation":"\\super [14,15]\\nosupersub{}","plainCitation":"[14,15]","noteIndex":0},"citationItems":[{"id":1613,"uris":["http://zotero.org/users/12299105/items/4TIGUT7X"],"ite</w:instrText>
      </w:r>
      <w:r w:rsidR="00C11184">
        <w:rPr>
          <w:rFonts w:cs="Times New Roman" w:hint="eastAsia"/>
          <w:color w:val="000000" w:themeColor="text1"/>
        </w:rPr>
        <w:instrText>mData":{"id":1613,"type":"article-journal","abstract":"</w:instrText>
      </w:r>
      <w:r w:rsidR="00C11184">
        <w:rPr>
          <w:rFonts w:cs="Times New Roman" w:hint="eastAsia"/>
          <w:color w:val="000000" w:themeColor="text1"/>
        </w:rPr>
        <w:instrText>在地铁工程建设中，盾构法施工技术已经得到了广泛的应用，盾构掘进参数的合理预测对提高施工安全性及降低操作难度具有较大实际意义．以中国杭州机场快线地铁隧道某标段为工程背景，以隧道直径范围内土层摩擦角、黏聚力、压缩模量、重度以及隧道顶部埋深、盾构机预设刀盘转速、推进速度作为输入，以盾构施工时的注浆量、注浆压力、出土量、总推力和刀盘扭矩为输出，建立基于多层感知机的盾构掘进参数预测模型．通过对比不同超参数组合情况下的模型在数据集上的预测表现，挑选出适合于该工程盾构施工参数的预测模型．使用实测数据对模型预测效果进行验证，预测值与实测数据总体变化规律一致，平均误差在</w:instrText>
      </w:r>
      <w:r w:rsidR="00C11184">
        <w:rPr>
          <w:rFonts w:cs="Times New Roman" w:hint="eastAsia"/>
          <w:color w:val="000000" w:themeColor="text1"/>
        </w:rPr>
        <w:instrText>20%</w:instrText>
      </w:r>
      <w:r w:rsidR="00C11184">
        <w:rPr>
          <w:rFonts w:cs="Times New Roman" w:hint="eastAsia"/>
          <w:color w:val="000000" w:themeColor="text1"/>
        </w:rPr>
        <w:instrText>以内．建立的多层感知机模型预测结果较为合理，具有较好的预测精度，可用于复合地层条件下同类型盾构掘进参数的预测．</w:instrText>
      </w:r>
      <w:r w:rsidR="00C11184">
        <w:rPr>
          <w:rFonts w:cs="Times New Roman" w:hint="eastAsia"/>
          <w:color w:val="000000" w:themeColor="text1"/>
        </w:rPr>
        <w:instrText>","call-number":"44-1401/N","citation-key":"liwengan;wuyunhuan;wujingye;chenzhihuai;xiesenlin;huanfeng;_jiyuduocengganzhijijishudeditiedungoushigongcanshuyuce_2024","container-title":"</w:instrText>
      </w:r>
      <w:r w:rsidR="00C11184">
        <w:rPr>
          <w:rFonts w:cs="Times New Roman" w:hint="eastAsia"/>
          <w:color w:val="000000" w:themeColor="text1"/>
        </w:rPr>
        <w:instrText>深圳大学学报</w:instrText>
      </w:r>
      <w:r w:rsidR="00C11184">
        <w:rPr>
          <w:rFonts w:cs="Times New Roman" w:hint="eastAsia"/>
          <w:color w:val="000000" w:themeColor="text1"/>
        </w:rPr>
        <w:instrText>(</w:instrText>
      </w:r>
      <w:r w:rsidR="00C11184">
        <w:rPr>
          <w:rFonts w:cs="Times New Roman" w:hint="eastAsia"/>
          <w:color w:val="000000" w:themeColor="text1"/>
        </w:rPr>
        <w:instrText>理工版</w:instrText>
      </w:r>
      <w:r w:rsidR="00C11184">
        <w:rPr>
          <w:rFonts w:cs="Times New Roman" w:hint="eastAsia"/>
          <w:color w:val="000000" w:themeColor="text1"/>
        </w:rPr>
        <w:instrText>)","ISSN":"1000-2618","issue":"01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;","page":"50-57","title":"</w:instrText>
      </w:r>
      <w:r w:rsidR="00C11184">
        <w:rPr>
          <w:rFonts w:cs="Times New Roman" w:hint="eastAsia"/>
          <w:color w:val="000000" w:themeColor="text1"/>
        </w:rPr>
        <w:instrText>基于多层感知机技术的地铁盾构施工参数预测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李文乾</w:instrText>
      </w:r>
      <w:r w:rsidR="00C11184">
        <w:rPr>
          <w:rFonts w:cs="Times New Roman" w:hint="eastAsia"/>
          <w:color w:val="000000" w:themeColor="text1"/>
        </w:rPr>
        <w:instrText>;</w:instrText>
      </w:r>
      <w:r w:rsidR="00C11184">
        <w:rPr>
          <w:rFonts w:cs="Times New Roman" w:hint="eastAsia"/>
          <w:color w:val="000000" w:themeColor="text1"/>
        </w:rPr>
        <w:instrText>吴云桓</w:instrText>
      </w:r>
      <w:r w:rsidR="00C11184">
        <w:rPr>
          <w:rFonts w:cs="Times New Roman" w:hint="eastAsia"/>
          <w:color w:val="000000" w:themeColor="text1"/>
        </w:rPr>
        <w:instrText>;</w:instrText>
      </w:r>
      <w:r w:rsidR="00C11184">
        <w:rPr>
          <w:rFonts w:cs="Times New Roman" w:hint="eastAsia"/>
          <w:color w:val="000000" w:themeColor="text1"/>
        </w:rPr>
        <w:instrText>吴兢业</w:instrText>
      </w:r>
      <w:r w:rsidR="00C11184">
        <w:rPr>
          <w:rFonts w:cs="Times New Roman" w:hint="eastAsia"/>
          <w:color w:val="000000" w:themeColor="text1"/>
        </w:rPr>
        <w:instrText>;</w:instrText>
      </w:r>
      <w:r w:rsidR="00C11184">
        <w:rPr>
          <w:rFonts w:cs="Times New Roman" w:hint="eastAsia"/>
          <w:color w:val="000000" w:themeColor="text1"/>
        </w:rPr>
        <w:instrText>陈治怀</w:instrText>
      </w:r>
      <w:r w:rsidR="00C11184">
        <w:rPr>
          <w:rFonts w:cs="Times New Roman" w:hint="eastAsia"/>
          <w:color w:val="000000" w:themeColor="text1"/>
        </w:rPr>
        <w:instrText>;</w:instrText>
      </w:r>
      <w:r w:rsidR="00C11184">
        <w:rPr>
          <w:rFonts w:cs="Times New Roman" w:hint="eastAsia"/>
          <w:color w:val="000000" w:themeColor="text1"/>
        </w:rPr>
        <w:instrText>谢森林</w:instrText>
      </w:r>
      <w:r w:rsidR="00C11184">
        <w:rPr>
          <w:rFonts w:cs="Times New Roman" w:hint="eastAsia"/>
          <w:color w:val="000000" w:themeColor="text1"/>
        </w:rPr>
        <w:instrText>;</w:instrText>
      </w:r>
      <w:r w:rsidR="00C11184">
        <w:rPr>
          <w:rFonts w:cs="Times New Roman" w:hint="eastAsia"/>
          <w:color w:val="000000" w:themeColor="text1"/>
        </w:rPr>
        <w:instrText>胡安峰</w:instrText>
      </w:r>
      <w:r w:rsidR="00C11184">
        <w:rPr>
          <w:rFonts w:cs="Times New Roman" w:hint="eastAsia"/>
          <w:color w:val="000000" w:themeColor="text1"/>
        </w:rPr>
        <w:instrText>;","given":""}],"issued":{"date-parts":[["2024"]]}}},{"id":1621,"uris":["http://zotero.org/users/12299105/items/4NY7W9SY"],"itemData":{"id":1621,"type":"article-journal","abstract":"</w:instrText>
      </w:r>
      <w:r w:rsidR="00C11184">
        <w:rPr>
          <w:rFonts w:cs="Times New Roman" w:hint="eastAsia"/>
          <w:color w:val="000000" w:themeColor="text1"/>
        </w:rPr>
        <w:instrText>盾构掘进的精细化和智能化控制是现代隧道施工技术的发展趋势，为更好地预测和控制盾构掘进状态，提出一种预测和控制盾构掘进参数的智能模型。该模型考虑了多个影响盾构掘进参数的非线性因素，建立了</w:instrText>
      </w:r>
      <w:r w:rsidR="00C11184">
        <w:rPr>
          <w:rFonts w:cs="Times New Roman" w:hint="eastAsia"/>
          <w:color w:val="000000" w:themeColor="text1"/>
        </w:rPr>
        <w:instrText>6</w:instrText>
      </w:r>
      <w:r w:rsidR="00C11184">
        <w:rPr>
          <w:rFonts w:cs="Times New Roman" w:hint="eastAsia"/>
          <w:color w:val="000000" w:themeColor="text1"/>
        </w:rPr>
        <w:instrText>种基于机器学习与海鸥算法相结合的混合算法</w:instrText>
      </w:r>
      <w:r w:rsidR="00C11184">
        <w:rPr>
          <w:rFonts w:cs="Times New Roman" w:hint="eastAsia"/>
          <w:color w:val="000000" w:themeColor="text1"/>
        </w:rPr>
        <w:instrText>(SOA-ML)</w:instrText>
      </w:r>
      <w:r w:rsidR="00C11184">
        <w:rPr>
          <w:rFonts w:cs="Times New Roman" w:hint="eastAsia"/>
          <w:color w:val="000000" w:themeColor="text1"/>
        </w:rPr>
        <w:instrText>盾构掘进参数智能预测模型，并提出基于层次分析法的最佳预测模型判别方法；进一步利用最佳预测模型提出了基于</w:instrText>
      </w:r>
      <w:r w:rsidR="00C11184">
        <w:rPr>
          <w:rFonts w:cs="Times New Roman" w:hint="eastAsia"/>
          <w:color w:val="000000" w:themeColor="text1"/>
        </w:rPr>
        <w:instrText>PSO</w:instrText>
      </w:r>
      <w:r w:rsidR="00C11184">
        <w:rPr>
          <w:rFonts w:cs="Times New Roman" w:hint="eastAsia"/>
          <w:color w:val="000000" w:themeColor="text1"/>
        </w:rPr>
        <w:instrText>算法的掘进参数控制方法。以金华至义乌至东阳市域轨道交通工程为例，验证了模型的有效性。运用结果表明：</w:instrText>
      </w:r>
      <w:r w:rsidR="00C11184">
        <w:rPr>
          <w:rFonts w:cs="Times New Roman" w:hint="eastAsia"/>
          <w:color w:val="000000" w:themeColor="text1"/>
        </w:rPr>
        <w:instrText>SOA</w:instrText>
      </w:r>
      <w:r w:rsidR="00C11184">
        <w:rPr>
          <w:rFonts w:cs="Times New Roman" w:hint="eastAsia"/>
          <w:color w:val="000000" w:themeColor="text1"/>
        </w:rPr>
        <w:instrText>算法可有效地对机器学习算法的超参数调优，且</w:instrText>
      </w:r>
      <w:r w:rsidR="00C11184">
        <w:rPr>
          <w:rFonts w:cs="Times New Roman" w:hint="eastAsia"/>
          <w:color w:val="000000" w:themeColor="text1"/>
        </w:rPr>
        <w:instrText>SOA</w:instrText>
      </w:r>
      <w:r w:rsidR="00C11184">
        <w:rPr>
          <w:rFonts w:cs="Times New Roman" w:hint="eastAsia"/>
          <w:color w:val="000000" w:themeColor="text1"/>
        </w:rPr>
        <w:instrText>种群数量越大，搜索的范围越广，最佳适应度收敛性越快；</w:instrText>
      </w:r>
      <w:r w:rsidR="00C11184">
        <w:rPr>
          <w:rFonts w:cs="Times New Roman" w:hint="eastAsia"/>
          <w:color w:val="000000" w:themeColor="text1"/>
        </w:rPr>
        <w:instrText>6</w:instrText>
      </w:r>
      <w:r w:rsidR="00C11184">
        <w:rPr>
          <w:rFonts w:cs="Times New Roman" w:hint="eastAsia"/>
          <w:color w:val="000000" w:themeColor="text1"/>
        </w:rPr>
        <w:instrText>种算法模型均具有较好的预测性能，根据层次分析法对预测模型进行性能排序为</w:instrText>
      </w:r>
      <w:r w:rsidR="00C11184">
        <w:rPr>
          <w:rFonts w:cs="Times New Roman" w:hint="eastAsia"/>
          <w:color w:val="000000" w:themeColor="text1"/>
        </w:rPr>
        <w:instrText>BP&gt;ELM&gt;CNN&gt;RF&gt;SVM&gt;LSTM;</w:instrText>
      </w:r>
      <w:r w:rsidR="00C11184">
        <w:rPr>
          <w:rFonts w:cs="Times New Roman" w:hint="eastAsia"/>
          <w:color w:val="000000" w:themeColor="text1"/>
        </w:rPr>
        <w:instrText>基于</w:instrText>
      </w:r>
      <w:r w:rsidR="00C11184">
        <w:rPr>
          <w:rFonts w:cs="Times New Roman" w:hint="eastAsia"/>
          <w:color w:val="000000" w:themeColor="text1"/>
        </w:rPr>
        <w:instrText>BP-PSO</w:instrText>
      </w:r>
      <w:r w:rsidR="00C11184">
        <w:rPr>
          <w:rFonts w:cs="Times New Roman" w:hint="eastAsia"/>
          <w:color w:val="000000" w:themeColor="text1"/>
        </w:rPr>
        <w:instrText>的盾构掘进参数预测和控制过程具有消耗时间小、预测与优化性好的特点。</w:instrText>
      </w:r>
      <w:r w:rsidR="00C11184">
        <w:rPr>
          <w:rFonts w:cs="Times New Roman" w:hint="eastAsia"/>
          <w:color w:val="000000" w:themeColor="text1"/>
        </w:rPr>
        <w:instrText>","call-number":"11-2987/U","citation-key":"liuyingbin;liaoshaoming;duhua;bailifeng;zhongrenxu;_jiyujiqixuexideditiedungoujuejincanshuzhinengyuceyukongzhifangfayanjiu_2023","container-title":"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67","language":"</w:instrText>
      </w:r>
      <w:r w:rsidR="00C11184">
        <w:rPr>
          <w:rFonts w:cs="Times New Roman" w:hint="eastAsia"/>
          <w:color w:val="000000" w:themeColor="text1"/>
        </w:rPr>
        <w:instrText>中文</w:instrText>
      </w:r>
      <w:r w:rsidR="00C11184">
        <w:rPr>
          <w:rFonts w:cs="Times New Roman" w:hint="eastAsia"/>
          <w:color w:val="000000" w:themeColor="text1"/>
        </w:rPr>
        <w:instrText>;","page":"137-145+154","title":"</w:instrText>
      </w:r>
      <w:r w:rsidR="00C11184">
        <w:rPr>
          <w:rFonts w:cs="Times New Roman" w:hint="eastAsia"/>
          <w:color w:val="000000" w:themeColor="text1"/>
        </w:rPr>
        <w:instrText>基于机器学习的地铁盾构掘进参数智能预测与控制方法研究</w:instrText>
      </w:r>
      <w:r w:rsidR="00C11184">
        <w:rPr>
          <w:rFonts w:cs="Times New Roman" w:hint="eastAsia"/>
          <w:color w:val="000000" w:themeColor="text1"/>
        </w:rPr>
        <w:instrText>","author":[{"family":"</w:instrText>
      </w:r>
      <w:r w:rsidR="00C11184">
        <w:rPr>
          <w:rFonts w:cs="Times New Roman" w:hint="eastAsia"/>
          <w:color w:val="000000" w:themeColor="text1"/>
        </w:rPr>
        <w:instrText>刘颖彬</w:instrText>
      </w:r>
      <w:r w:rsidR="00C11184">
        <w:rPr>
          <w:rFonts w:cs="Times New Roman" w:hint="eastAsia"/>
          <w:color w:val="000000" w:themeColor="text1"/>
        </w:rPr>
        <w:instrText>;</w:instrText>
      </w:r>
      <w:r w:rsidR="00C11184">
        <w:rPr>
          <w:rFonts w:cs="Times New Roman" w:hint="eastAsia"/>
          <w:color w:val="000000" w:themeColor="text1"/>
        </w:rPr>
        <w:instrText>廖少明</w:instrText>
      </w:r>
      <w:r w:rsidR="00C11184">
        <w:rPr>
          <w:rFonts w:cs="Times New Roman" w:hint="eastAsia"/>
          <w:color w:val="000000" w:themeColor="text1"/>
        </w:rPr>
        <w:instrText>;</w:instrText>
      </w:r>
      <w:r w:rsidR="00C11184">
        <w:rPr>
          <w:rFonts w:cs="Times New Roman" w:hint="eastAsia"/>
          <w:color w:val="000000" w:themeColor="text1"/>
        </w:rPr>
        <w:instrText>杜华</w:instrText>
      </w:r>
      <w:r w:rsidR="00C11184">
        <w:rPr>
          <w:rFonts w:cs="Times New Roman" w:hint="eastAsia"/>
          <w:color w:val="000000" w:themeColor="text1"/>
        </w:rPr>
        <w:instrText>;</w:instrText>
      </w:r>
      <w:r w:rsidR="00C11184">
        <w:rPr>
          <w:rFonts w:cs="Times New Roman" w:hint="eastAsia"/>
          <w:color w:val="000000" w:themeColor="text1"/>
        </w:rPr>
        <w:instrText>白立峰</w:instrText>
      </w:r>
      <w:r w:rsidR="00C11184">
        <w:rPr>
          <w:rFonts w:cs="Times New Roman" w:hint="eastAsia"/>
          <w:color w:val="000000" w:themeColor="text1"/>
        </w:rPr>
        <w:instrText>;</w:instrText>
      </w:r>
      <w:r w:rsidR="00C11184">
        <w:rPr>
          <w:rFonts w:cs="Times New Roman" w:hint="eastAsia"/>
          <w:color w:val="000000" w:themeColor="text1"/>
        </w:rPr>
        <w:instrText>钟壬旭</w:instrText>
      </w:r>
      <w:r w:rsidR="00C11184">
        <w:rPr>
          <w:rFonts w:cs="Times New Roman" w:hint="eastAsia"/>
          <w:color w:val="000000" w:themeColor="text1"/>
        </w:rPr>
        <w:instrText>;","given":""}],"issued":{"date-parts":[["2023"]]}}}],"schema":"https://github.com/citation-style-language/schema/raw/master/csl-citation.js</w:instrText>
      </w:r>
      <w:r w:rsidR="00C11184">
        <w:rPr>
          <w:rFonts w:cs="Times New Roman"/>
          <w:color w:val="000000" w:themeColor="text1"/>
        </w:rPr>
        <w:instrText xml:space="preserve">on"} </w:instrText>
      </w:r>
      <w:r w:rsidR="008B5DEC">
        <w:rPr>
          <w:rFonts w:cs="Times New Roman"/>
          <w:color w:val="000000" w:themeColor="text1"/>
        </w:rPr>
        <w:fldChar w:fldCharType="separate"/>
      </w:r>
      <w:r w:rsidR="00C11184" w:rsidRPr="00C11184">
        <w:rPr>
          <w:rFonts w:cs="Times New Roman"/>
          <w:kern w:val="0"/>
          <w:vertAlign w:val="superscript"/>
        </w:rPr>
        <w:t>[14,15]</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SVM</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{"citationID":"WlBmY7e6","properties":{"formattedCitation":"\\super [16]\\nosupersub{}","plainCitation":"[16]","noteIndex":0},"citationItems":[{"id":1633,"uris":["http://zotero.org/users/12299105/items/DDYUYWM5"],"itemData"</w:instrText>
      </w:r>
      <w:r w:rsidR="00C11184">
        <w:rPr>
          <w:rFonts w:cs="Times New Roman" w:hint="eastAsia"/>
          <w:color w:val="000000" w:themeColor="text1"/>
        </w:rPr>
        <w:instrText>:{"id":1633,"type":"article-journal","abstract":"</w:instrText>
      </w:r>
      <w:r w:rsidR="00C11184">
        <w:rPr>
          <w:rFonts w:cs="Times New Roman" w:hint="eastAsia"/>
          <w:color w:val="000000" w:themeColor="text1"/>
        </w:rPr>
        <w:instrText>为解决盾构司机设定施工参数的标准不明确</w:instrText>
      </w:r>
      <w:r w:rsidR="00C11184">
        <w:rPr>
          <w:rFonts w:cs="Times New Roman" w:hint="eastAsia"/>
          <w:color w:val="000000" w:themeColor="text1"/>
        </w:rPr>
        <w:instrText>,</w:instrText>
      </w:r>
      <w:r w:rsidR="00C11184">
        <w:rPr>
          <w:rFonts w:cs="Times New Roman" w:hint="eastAsia"/>
          <w:color w:val="000000" w:themeColor="text1"/>
        </w:rPr>
        <w:instrText>且盾构司机的数量难以满足盾构隧道建设需求而引发的盾构姿态难以得到良好控制的问题</w:instrText>
      </w:r>
      <w:r w:rsidR="00C11184">
        <w:rPr>
          <w:rFonts w:cs="Times New Roman" w:hint="eastAsia"/>
          <w:color w:val="000000" w:themeColor="text1"/>
        </w:rPr>
        <w:instrText>,</w:instrText>
      </w:r>
      <w:r w:rsidR="00C11184">
        <w:rPr>
          <w:rFonts w:cs="Times New Roman" w:hint="eastAsia"/>
          <w:color w:val="000000" w:themeColor="text1"/>
        </w:rPr>
        <w:instrText>需要寻找一种可靠且便于推广使用的施工参数</w:instrText>
      </w:r>
      <w:r w:rsidR="00C11184">
        <w:rPr>
          <w:rFonts w:cs="Times New Roman" w:hint="eastAsia"/>
          <w:color w:val="000000" w:themeColor="text1"/>
        </w:rPr>
        <w:instrText>-</w:instrText>
      </w:r>
      <w:r w:rsidR="00C11184">
        <w:rPr>
          <w:rFonts w:cs="Times New Roman" w:hint="eastAsia"/>
          <w:color w:val="000000" w:themeColor="text1"/>
        </w:rPr>
        <w:instrText>盾构姿态预测模型。基于盾构施工中的大量数据与机器学习中的支持向量机算法</w:instrText>
      </w:r>
      <w:r w:rsidR="00C11184">
        <w:rPr>
          <w:rFonts w:cs="Times New Roman" w:hint="eastAsia"/>
          <w:color w:val="000000" w:themeColor="text1"/>
        </w:rPr>
        <w:instrText>,</w:instrText>
      </w:r>
      <w:r w:rsidR="00C11184">
        <w:rPr>
          <w:rFonts w:cs="Times New Roman" w:hint="eastAsia"/>
          <w:color w:val="000000" w:themeColor="text1"/>
        </w:rPr>
        <w:instrText>提出一种预测盾构姿态与优化施工参数的方法。所使用的数据采集自上海地铁</w:instrText>
      </w:r>
      <w:r w:rsidR="00C11184">
        <w:rPr>
          <w:rFonts w:cs="Times New Roman" w:hint="eastAsia"/>
          <w:color w:val="000000" w:themeColor="text1"/>
        </w:rPr>
        <w:instrText>14</w:instrText>
      </w:r>
      <w:r w:rsidR="00C11184">
        <w:rPr>
          <w:rFonts w:cs="Times New Roman" w:hint="eastAsia"/>
          <w:color w:val="000000" w:themeColor="text1"/>
        </w:rPr>
        <w:instrText>号线新建隧道</w:instrText>
      </w:r>
      <w:r w:rsidR="00C11184">
        <w:rPr>
          <w:rFonts w:cs="Times New Roman" w:hint="eastAsia"/>
          <w:color w:val="000000" w:themeColor="text1"/>
        </w:rPr>
        <w:instrText>,</w:instrText>
      </w:r>
      <w:r w:rsidR="00C11184">
        <w:rPr>
          <w:rFonts w:cs="Times New Roman" w:hint="eastAsia"/>
          <w:color w:val="000000" w:themeColor="text1"/>
        </w:rPr>
        <w:instrText>时间跨度为</w:instrText>
      </w:r>
      <w:r w:rsidR="00C11184">
        <w:rPr>
          <w:rFonts w:cs="Times New Roman" w:hint="eastAsia"/>
          <w:color w:val="000000" w:themeColor="text1"/>
        </w:rPr>
        <w:instrText>299d,</w:instrText>
      </w:r>
      <w:r w:rsidR="00C11184">
        <w:rPr>
          <w:rFonts w:cs="Times New Roman" w:hint="eastAsia"/>
          <w:color w:val="000000" w:themeColor="text1"/>
        </w:rPr>
        <w:instrText>具体包括盾构的施工参数以及相关的地层信息。样本集包括</w:instrText>
      </w:r>
      <w:r w:rsidR="00C11184">
        <w:rPr>
          <w:rFonts w:cs="Times New Roman" w:hint="eastAsia"/>
          <w:color w:val="000000" w:themeColor="text1"/>
        </w:rPr>
        <w:instrText>43030</w:instrText>
      </w:r>
      <w:r w:rsidR="00C11184">
        <w:rPr>
          <w:rFonts w:cs="Times New Roman" w:hint="eastAsia"/>
          <w:color w:val="000000" w:themeColor="text1"/>
        </w:rPr>
        <w:instrText>个样本</w:instrText>
      </w:r>
      <w:r w:rsidR="00C11184">
        <w:rPr>
          <w:rFonts w:cs="Times New Roman" w:hint="eastAsia"/>
          <w:color w:val="000000" w:themeColor="text1"/>
        </w:rPr>
        <w:instrText>,75%</w:instrText>
      </w:r>
      <w:r w:rsidR="00C11184">
        <w:rPr>
          <w:rFonts w:cs="Times New Roman" w:hint="eastAsia"/>
          <w:color w:val="000000" w:themeColor="text1"/>
        </w:rPr>
        <w:instrText>的样本用于训练</w:instrText>
      </w:r>
      <w:r w:rsidR="00C11184">
        <w:rPr>
          <w:rFonts w:cs="Times New Roman" w:hint="eastAsia"/>
          <w:color w:val="000000" w:themeColor="text1"/>
        </w:rPr>
        <w:instrText>,25%</w:instrText>
      </w:r>
      <w:r w:rsidR="00C11184">
        <w:rPr>
          <w:rFonts w:cs="Times New Roman" w:hint="eastAsia"/>
          <w:color w:val="000000" w:themeColor="text1"/>
        </w:rPr>
        <w:instrText>的样本用于测试。测试结果表明模型的拟合优度达到</w:instrText>
      </w:r>
      <w:r w:rsidR="00C11184">
        <w:rPr>
          <w:rFonts w:cs="Times New Roman" w:hint="eastAsia"/>
          <w:color w:val="000000" w:themeColor="text1"/>
        </w:rPr>
        <w:instrText>0.863,</w:instrText>
      </w:r>
      <w:r w:rsidR="00C11184">
        <w:rPr>
          <w:rFonts w:cs="Times New Roman" w:hint="eastAsia"/>
          <w:color w:val="000000" w:themeColor="text1"/>
        </w:rPr>
        <w:instrText>在</w:instrText>
      </w:r>
      <w:r w:rsidR="00C11184">
        <w:rPr>
          <w:rFonts w:cs="Times New Roman" w:hint="eastAsia"/>
          <w:color w:val="000000" w:themeColor="text1"/>
        </w:rPr>
        <w:instrText>15%</w:instrText>
      </w:r>
      <w:r w:rsidR="00C11184">
        <w:rPr>
          <w:rFonts w:cs="Times New Roman" w:hint="eastAsia"/>
          <w:color w:val="000000" w:themeColor="text1"/>
        </w:rPr>
        <w:instrText>的容许误差下准确率达到</w:instrText>
      </w:r>
      <w:r w:rsidR="00C11184">
        <w:rPr>
          <w:rFonts w:cs="Times New Roman" w:hint="eastAsia"/>
          <w:color w:val="000000" w:themeColor="text1"/>
        </w:rPr>
        <w:instrText>94.5%,</w:instrText>
      </w:r>
      <w:r w:rsidR="00C11184">
        <w:rPr>
          <w:rFonts w:cs="Times New Roman" w:hint="eastAsia"/>
          <w:color w:val="000000" w:themeColor="text1"/>
        </w:rPr>
        <w:instrText>远高于传统的拟合方法。将此模型用于施工参数的优化以实现盾构姿态控制</w:instrText>
      </w:r>
      <w:r w:rsidR="00C11184">
        <w:rPr>
          <w:rFonts w:cs="Times New Roman" w:hint="eastAsia"/>
          <w:color w:val="000000" w:themeColor="text1"/>
        </w:rPr>
        <w:instrText>,</w:instrText>
      </w:r>
      <w:r w:rsidR="00C11184">
        <w:rPr>
          <w:rFonts w:cs="Times New Roman" w:hint="eastAsia"/>
          <w:color w:val="000000" w:themeColor="text1"/>
        </w:rPr>
        <w:instrText>控制结果表明使用此模型优化的施工参数进行掘进时盾构姿态能够得到良好控制。</w:instrText>
      </w:r>
      <w:r w:rsidR="00C11184">
        <w:rPr>
          <w:rFonts w:cs="Times New Roman" w:hint="eastAsia"/>
          <w:color w:val="000000" w:themeColor="text1"/>
        </w:rPr>
        <w:instrText>","call-number":"44-1745/U","citation-key":"wuhuiming;changjiaqi;ligang;zhangdongming;huanghongwei;_jiyuzhichixiangliangjidedungoujuejinzitaiyuceyushigongcanshuyouhuafangfa_2021","container-title":"</w:instrText>
      </w:r>
      <w:r w:rsidR="00C11184">
        <w:rPr>
          <w:rFonts w:cs="Times New Roman" w:hint="eastAsia"/>
          <w:color w:val="000000" w:themeColor="text1"/>
        </w:rPr>
        <w:instrText>隧道建设</w:instrText>
      </w:r>
      <w:r w:rsidR="00C11184">
        <w:rPr>
          <w:rFonts w:cs="Times New Roman" w:hint="eastAsia"/>
          <w:color w:val="000000" w:themeColor="text1"/>
        </w:rPr>
        <w:instrText>(</w:instrText>
      </w:r>
      <w:r w:rsidR="00C11184">
        <w:rPr>
          <w:rFonts w:cs="Times New Roman" w:hint="eastAsia"/>
          <w:color w:val="000000" w:themeColor="text1"/>
        </w:rPr>
        <w:instrText>中英文</w:instrText>
      </w:r>
      <w:r w:rsidR="00C11184">
        <w:rPr>
          <w:rFonts w:cs="Times New Roman" w:hint="eastAsia"/>
          <w:color w:val="000000" w:themeColor="text1"/>
        </w:rPr>
        <w:instrText>)","ISSN":"2096-4498","issue":"S1 vo 41","language":"</w:instrText>
      </w:r>
      <w:r w:rsidR="00C11184">
        <w:rPr>
          <w:rFonts w:cs="Times New Roman" w:hint="eastAsia"/>
          <w:color w:val="000000" w:themeColor="text1"/>
        </w:rPr>
        <w:instrText>中文</w:instrText>
      </w:r>
      <w:r w:rsidR="00C11184">
        <w:rPr>
          <w:rFonts w:cs="Times New Roman" w:hint="eastAsia"/>
          <w:color w:val="000000" w:themeColor="text1"/>
        </w:rPr>
        <w:instrText>;","page":"11-18","title":"</w:instrText>
      </w:r>
      <w:r w:rsidR="00C11184">
        <w:rPr>
          <w:rFonts w:cs="Times New Roman" w:hint="eastAsia"/>
          <w:color w:val="000000" w:themeColor="text1"/>
        </w:rPr>
        <w:instrText>基于支持向量机的盾构掘进姿态预测与施工参数优化方法</w:instrText>
      </w:r>
      <w:r w:rsidR="00C11184">
        <w:rPr>
          <w:rFonts w:cs="Times New Roman" w:hint="eastAsia"/>
          <w:color w:val="000000" w:themeColor="text1"/>
        </w:rPr>
        <w:instrText>","author":[{"family":"</w:instrText>
      </w:r>
      <w:r w:rsidR="00C11184">
        <w:rPr>
          <w:rFonts w:cs="Times New Roman" w:hint="eastAsia"/>
          <w:color w:val="000000" w:themeColor="text1"/>
        </w:rPr>
        <w:instrText>吴惠明</w:instrText>
      </w:r>
      <w:r w:rsidR="00C11184">
        <w:rPr>
          <w:rFonts w:cs="Times New Roman" w:hint="eastAsia"/>
          <w:color w:val="000000" w:themeColor="text1"/>
        </w:rPr>
        <w:instrText>;</w:instrText>
      </w:r>
      <w:r w:rsidR="00C11184">
        <w:rPr>
          <w:rFonts w:cs="Times New Roman" w:hint="eastAsia"/>
          <w:color w:val="000000" w:themeColor="text1"/>
        </w:rPr>
        <w:instrText>常佳奇</w:instrText>
      </w:r>
      <w:r w:rsidR="00C11184">
        <w:rPr>
          <w:rFonts w:cs="Times New Roman" w:hint="eastAsia"/>
          <w:color w:val="000000" w:themeColor="text1"/>
        </w:rPr>
        <w:instrText>;</w:instrText>
      </w:r>
      <w:r w:rsidR="00C11184">
        <w:rPr>
          <w:rFonts w:cs="Times New Roman" w:hint="eastAsia"/>
          <w:color w:val="000000" w:themeColor="text1"/>
        </w:rPr>
        <w:instrText>李刚</w:instrText>
      </w:r>
      <w:r w:rsidR="00C11184">
        <w:rPr>
          <w:rFonts w:cs="Times New Roman" w:hint="eastAsia"/>
          <w:color w:val="000000" w:themeColor="text1"/>
        </w:rPr>
        <w:instrText>;</w:instrText>
      </w:r>
      <w:r w:rsidR="00C11184">
        <w:rPr>
          <w:rFonts w:cs="Times New Roman" w:hint="eastAsia"/>
          <w:color w:val="000000" w:themeColor="text1"/>
        </w:rPr>
        <w:instrText>张东明</w:instrText>
      </w:r>
      <w:r w:rsidR="00C11184">
        <w:rPr>
          <w:rFonts w:cs="Times New Roman" w:hint="eastAsia"/>
          <w:color w:val="000000" w:themeColor="text1"/>
        </w:rPr>
        <w:instrText>;</w:instrText>
      </w:r>
      <w:r w:rsidR="00C11184">
        <w:rPr>
          <w:rFonts w:cs="Times New Roman" w:hint="eastAsia"/>
          <w:color w:val="000000" w:themeColor="text1"/>
        </w:rPr>
        <w:instrText>黄宏伟</w:instrText>
      </w:r>
      <w:r w:rsidR="00C11184">
        <w:rPr>
          <w:rFonts w:cs="Times New Roman" w:hint="eastAsia"/>
          <w:color w:val="000000" w:themeColor="text1"/>
        </w:rPr>
        <w:instrText>;","given":""}],"issued</w:instrText>
      </w:r>
      <w:r w:rsidR="00C11184">
        <w:rPr>
          <w:rFonts w:cs="Times New Roman"/>
          <w:color w:val="000000" w:themeColor="text1"/>
        </w:rPr>
        <w:instrText xml:space="preserve">":{"date-parts":[["2021"]]}}}],"schema":"https://github.com/citation-style-language/schema/raw/master/csl-citation.json"}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[16]</w:t>
      </w:r>
      <w:r w:rsidR="008B5DEC">
        <w:rPr>
          <w:rFonts w:cs="Times New Roman"/>
          <w:color w:val="000000" w:themeColor="text1"/>
        </w:rPr>
        <w:fldChar w:fldCharType="end"/>
      </w:r>
      <w:r w:rsidRPr="00846943">
        <w:rPr>
          <w:rFonts w:cs="Times New Roman"/>
          <w:color w:val="000000" w:themeColor="text1"/>
        </w:rPr>
        <w:t>、随机森林等）：能捕捉非线性，短时预测有效，对多变量联合表示与长序列依赖能力不足，</w:t>
      </w:r>
      <w:r w:rsidRPr="00DE079E">
        <w:rPr>
          <w:rFonts w:cs="Times New Roman"/>
          <w:i/>
          <w:iCs/>
          <w:color w:val="000000" w:themeColor="text1"/>
        </w:rPr>
        <w:t>T</w:t>
      </w:r>
      <w:r w:rsidRPr="00DE079E">
        <w:rPr>
          <w:rFonts w:cs="Times New Roman"/>
          <w:i/>
          <w:iCs/>
          <w:color w:val="000000" w:themeColor="text1"/>
        </w:rPr>
        <w:t>、</w:t>
      </w:r>
      <w:r w:rsidRPr="00DE079E">
        <w:rPr>
          <w:rFonts w:cs="Times New Roman"/>
          <w:i/>
          <w:iCs/>
          <w:color w:val="000000" w:themeColor="text1"/>
        </w:rPr>
        <w:t>H</w:t>
      </w:r>
      <w:r w:rsidRPr="00846943">
        <w:rPr>
          <w:rFonts w:cs="Times New Roman"/>
          <w:color w:val="000000" w:themeColor="text1"/>
        </w:rPr>
        <w:t xml:space="preserve"> </w:t>
      </w:r>
      <w:r w:rsidRPr="00846943">
        <w:rPr>
          <w:rFonts w:cs="Times New Roman"/>
          <w:color w:val="000000" w:themeColor="text1"/>
        </w:rPr>
        <w:t>选型多依赖经验</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{"citationID":"E5ILkPZo","properties":{"formattedCitation":"\\super [17\\uc0\\u8211{}19]\\nosupersub{}","plainCitation":"[17–19]","noteIndex":0},"citationItems":[{"id":1645,"uris":["http://zotero.org/users/12299105/items/MR</w:instrText>
      </w:r>
      <w:r w:rsidR="00C11184">
        <w:rPr>
          <w:rFonts w:cs="Times New Roman" w:hint="eastAsia"/>
          <w:color w:val="000000" w:themeColor="text1"/>
        </w:rPr>
        <w:instrText>RGANIP"],"itemData":{"id":1645,"type":"article-journal","abstract":"</w:instrText>
      </w:r>
      <w:r w:rsidR="00C11184">
        <w:rPr>
          <w:rFonts w:cs="Times New Roman" w:hint="eastAsia"/>
          <w:color w:val="000000" w:themeColor="text1"/>
        </w:rPr>
        <w:instrText>填海区地层具有地下水位高、渗透系数大及地层种类多、变化快等特性</w:instrText>
      </w:r>
      <w:r w:rsidR="00C11184">
        <w:rPr>
          <w:rFonts w:cs="Times New Roman" w:hint="eastAsia"/>
          <w:color w:val="000000" w:themeColor="text1"/>
        </w:rPr>
        <w:instrText>,</w:instrText>
      </w:r>
      <w:r w:rsidR="00C11184">
        <w:rPr>
          <w:rFonts w:cs="Times New Roman" w:hint="eastAsia"/>
          <w:color w:val="000000" w:themeColor="text1"/>
        </w:rPr>
        <w:instrText>有效的掘进参数预测对于盾构安全掘进控制至关重要。为能够较准确地得到掘进参数的预测值</w:instrText>
      </w:r>
      <w:r w:rsidR="00C11184">
        <w:rPr>
          <w:rFonts w:cs="Times New Roman" w:hint="eastAsia"/>
          <w:color w:val="000000" w:themeColor="text1"/>
        </w:rPr>
        <w:instrText>,</w:instrText>
      </w:r>
      <w:r w:rsidR="00C11184">
        <w:rPr>
          <w:rFonts w:cs="Times New Roman" w:hint="eastAsia"/>
          <w:color w:val="000000" w:themeColor="text1"/>
        </w:rPr>
        <w:instrText>结合某会展中心市政配套项目部分盾构施工区间地质条件</w:instrText>
      </w:r>
      <w:r w:rsidR="00C11184">
        <w:rPr>
          <w:rFonts w:cs="Times New Roman" w:hint="eastAsia"/>
          <w:color w:val="000000" w:themeColor="text1"/>
        </w:rPr>
        <w:instrText>,</w:instrText>
      </w:r>
      <w:r w:rsidR="00C11184">
        <w:rPr>
          <w:rFonts w:cs="Times New Roman" w:hint="eastAsia"/>
          <w:color w:val="000000" w:themeColor="text1"/>
        </w:rPr>
        <w:instrText>采用</w:instrText>
      </w:r>
      <w:r w:rsidR="00C11184">
        <w:rPr>
          <w:rFonts w:cs="Times New Roman" w:hint="eastAsia"/>
          <w:color w:val="000000" w:themeColor="text1"/>
        </w:rPr>
        <w:instrText>Pathon</w:instrText>
      </w:r>
      <w:r w:rsidR="00C11184">
        <w:rPr>
          <w:rFonts w:cs="Times New Roman" w:hint="eastAsia"/>
          <w:color w:val="000000" w:themeColor="text1"/>
        </w:rPr>
        <w:instrText>编程语言和</w:instrText>
      </w:r>
      <w:r w:rsidR="00C11184">
        <w:rPr>
          <w:rFonts w:cs="Times New Roman" w:hint="eastAsia"/>
          <w:color w:val="000000" w:themeColor="text1"/>
        </w:rPr>
        <w:instrText>JetBrainsPyCharm</w:instrText>
      </w:r>
      <w:r w:rsidR="00C11184">
        <w:rPr>
          <w:rFonts w:cs="Times New Roman" w:hint="eastAsia"/>
          <w:color w:val="000000" w:themeColor="text1"/>
        </w:rPr>
        <w:instrText>构建</w:instrText>
      </w:r>
      <w:r w:rsidR="00C11184">
        <w:rPr>
          <w:rFonts w:cs="Times New Roman" w:hint="eastAsia"/>
          <w:color w:val="000000" w:themeColor="text1"/>
        </w:rPr>
        <w:instrText>BP</w:instrText>
      </w:r>
      <w:r w:rsidR="00C11184">
        <w:rPr>
          <w:rFonts w:cs="Times New Roman" w:hint="eastAsia"/>
          <w:color w:val="000000" w:themeColor="text1"/>
        </w:rPr>
        <w:instrText>神经网络预测模型</w:instrText>
      </w:r>
      <w:r w:rsidR="00C11184">
        <w:rPr>
          <w:rFonts w:cs="Times New Roman" w:hint="eastAsia"/>
          <w:color w:val="000000" w:themeColor="text1"/>
        </w:rPr>
        <w:instrText>,</w:instrText>
      </w:r>
      <w:r w:rsidR="00C11184">
        <w:rPr>
          <w:rFonts w:cs="Times New Roman" w:hint="eastAsia"/>
          <w:color w:val="000000" w:themeColor="text1"/>
        </w:rPr>
        <w:instrText>对盾构施工各掘进参数进行预测</w:instrText>
      </w:r>
      <w:r w:rsidR="00C11184">
        <w:rPr>
          <w:rFonts w:cs="Times New Roman" w:hint="eastAsia"/>
          <w:color w:val="000000" w:themeColor="text1"/>
        </w:rPr>
        <w:instrText>,</w:instrText>
      </w:r>
      <w:r w:rsidR="00C11184">
        <w:rPr>
          <w:rFonts w:cs="Times New Roman" w:hint="eastAsia"/>
          <w:color w:val="000000" w:themeColor="text1"/>
        </w:rPr>
        <w:instrText>并将得到的掘进参数预测值与实测值进行对比分析</w:instrText>
      </w:r>
      <w:r w:rsidR="00C11184">
        <w:rPr>
          <w:rFonts w:cs="Times New Roman" w:hint="eastAsia"/>
          <w:color w:val="000000" w:themeColor="text1"/>
        </w:rPr>
        <w:instrText>,</w:instrText>
      </w:r>
      <w:r w:rsidR="00C11184">
        <w:rPr>
          <w:rFonts w:cs="Times New Roman" w:hint="eastAsia"/>
          <w:color w:val="000000" w:themeColor="text1"/>
        </w:rPr>
        <w:instrText>预测结果与实际监测值变化趋势较吻合</w:instrText>
      </w:r>
      <w:r w:rsidR="00C11184">
        <w:rPr>
          <w:rFonts w:cs="Times New Roman" w:hint="eastAsia"/>
          <w:color w:val="000000" w:themeColor="text1"/>
        </w:rPr>
        <w:instrText>,</w:instrText>
      </w:r>
      <w:r w:rsidR="00C11184">
        <w:rPr>
          <w:rFonts w:cs="Times New Roman" w:hint="eastAsia"/>
          <w:color w:val="000000" w:themeColor="text1"/>
        </w:rPr>
        <w:instrText>表明该</w:instrText>
      </w:r>
      <w:r w:rsidR="00C11184">
        <w:rPr>
          <w:rFonts w:cs="Times New Roman" w:hint="eastAsia"/>
          <w:color w:val="000000" w:themeColor="text1"/>
        </w:rPr>
        <w:instrText>BP</w:instrText>
      </w:r>
      <w:r w:rsidR="00C11184">
        <w:rPr>
          <w:rFonts w:cs="Times New Roman" w:hint="eastAsia"/>
          <w:color w:val="000000" w:themeColor="text1"/>
        </w:rPr>
        <w:instrText>神经网络模型可用于本工程后续盾构区间以及类似地层盾构掘进参数的预测。</w:instrText>
      </w:r>
      <w:r w:rsidR="00C11184">
        <w:rPr>
          <w:rFonts w:cs="Times New Roman" w:hint="eastAsia"/>
          <w:color w:val="000000" w:themeColor="text1"/>
        </w:rPr>
        <w:instrText>","call-number":"11-3679/TU","citation-key":"wangchuanjian;_jiyubpshenjingwangluodetianhaiqufuzadicengdungoujuejincanshuyuceyuyingyong_2019","container-title":"</w:instrText>
      </w:r>
      <w:r w:rsidR="00C11184">
        <w:rPr>
          <w:rFonts w:cs="Times New Roman" w:hint="eastAsia"/>
          <w:color w:val="000000" w:themeColor="text1"/>
        </w:rPr>
        <w:instrText>城市住宅</w:instrText>
      </w:r>
      <w:r w:rsidR="00C11184">
        <w:rPr>
          <w:rFonts w:cs="Times New Roman" w:hint="eastAsia"/>
          <w:color w:val="000000" w:themeColor="text1"/>
        </w:rPr>
        <w:instrText>","ISSN":"1006-6659","issue":"02 vo 26","language":"</w:instrText>
      </w:r>
      <w:r w:rsidR="00C11184">
        <w:rPr>
          <w:rFonts w:cs="Times New Roman" w:hint="eastAsia"/>
          <w:color w:val="000000" w:themeColor="text1"/>
        </w:rPr>
        <w:instrText>中文</w:instrText>
      </w:r>
      <w:r w:rsidR="00C11184">
        <w:rPr>
          <w:rFonts w:cs="Times New Roman" w:hint="eastAsia"/>
          <w:color w:val="000000" w:themeColor="text1"/>
        </w:rPr>
        <w:instrText>;","page":"129-132","title":"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神经网络的填海区复杂地层盾构掘进参数预测与应用</w:instrText>
      </w:r>
      <w:r w:rsidR="00C11184">
        <w:rPr>
          <w:rFonts w:cs="Times New Roman" w:hint="eastAsia"/>
          <w:color w:val="000000" w:themeColor="text1"/>
        </w:rPr>
        <w:instrText>","author":[{"family":"</w:instrText>
      </w:r>
      <w:r w:rsidR="00C11184">
        <w:rPr>
          <w:rFonts w:cs="Times New Roman" w:hint="eastAsia"/>
          <w:color w:val="000000" w:themeColor="text1"/>
        </w:rPr>
        <w:instrText>王传俭</w:instrText>
      </w:r>
      <w:r w:rsidR="00C11184">
        <w:rPr>
          <w:rFonts w:cs="Times New Roman" w:hint="eastAsia"/>
          <w:color w:val="000000" w:themeColor="text1"/>
        </w:rPr>
        <w:instrText>;","given":""}],"issued":{"date-parts":[["2019"]]}}},{"id":1629,"uris":["http://zotero.org/users/12299105/items/L83FI7ZU"],"itemData":{"id":1629,"type":"article-journal","abstract":"</w:instrText>
      </w:r>
      <w:r w:rsidR="00C11184">
        <w:rPr>
          <w:rFonts w:cs="Times New Roman" w:hint="eastAsia"/>
          <w:color w:val="000000" w:themeColor="text1"/>
        </w:rPr>
        <w:instrText>盾构隧道穿越复合地层时，由于掌子面上下岩体软硬不均，极易导致盾构机掘进参数出现大幅波动。目前，针对复合地层盾构掘进参数的预测并未考虑地层物理力学参数变化和复合地层岩土占比。依托深圳地铁</w:instrText>
      </w:r>
      <w:r w:rsidR="00C11184">
        <w:rPr>
          <w:rFonts w:cs="Times New Roman" w:hint="eastAsia"/>
          <w:color w:val="000000" w:themeColor="text1"/>
        </w:rPr>
        <w:instrText>13</w:instrText>
      </w:r>
      <w:r w:rsidR="00C11184">
        <w:rPr>
          <w:rFonts w:cs="Times New Roman" w:hint="eastAsia"/>
          <w:color w:val="000000" w:themeColor="text1"/>
        </w:rPr>
        <w:instrText>号线复合地层段现场掘进数据，首先，根据掘进数据规律提取运行段数据，对运行段数据进行离群检测，去噪与标准化预处理；而后，利用</w:instrText>
      </w:r>
      <w:r w:rsidR="00C11184">
        <w:rPr>
          <w:rFonts w:cs="Times New Roman" w:hint="eastAsia"/>
          <w:color w:val="000000" w:themeColor="text1"/>
        </w:rPr>
        <w:instrText>BP</w:instrText>
      </w:r>
      <w:r w:rsidR="00C11184">
        <w:rPr>
          <w:rFonts w:cs="Times New Roman" w:hint="eastAsia"/>
          <w:color w:val="000000" w:themeColor="text1"/>
        </w:rPr>
        <w:instrText>神经网络，以刀盘转速、推进速度、螺旋机转速和上下两层岩土占比、岩土体的岩石单轴极限抗压强度标准值、岩土施工工程等级作为输入参数，预测总推力、刀盘扭矩这两个控制盾构机运行主要参数。计算结果表明：</w:instrText>
      </w:r>
      <w:r w:rsidR="00C11184">
        <w:rPr>
          <w:rFonts w:cs="Times New Roman" w:hint="eastAsia"/>
          <w:color w:val="000000" w:themeColor="text1"/>
        </w:rPr>
        <w:instrText>(1)</w:instrText>
      </w:r>
      <w:r w:rsidR="00C11184">
        <w:rPr>
          <w:rFonts w:cs="Times New Roman" w:hint="eastAsia"/>
          <w:color w:val="000000" w:themeColor="text1"/>
        </w:rPr>
        <w:instrText>对于不同占比的训练集和测试集，预测结果与实测结果吻合度较高，且随着训练集占比增大，预测平均误差逐渐降低，在</w:instrText>
      </w:r>
      <w:r w:rsidR="00C11184">
        <w:rPr>
          <w:rFonts w:cs="Times New Roman" w:hint="eastAsia"/>
          <w:color w:val="000000" w:themeColor="text1"/>
        </w:rPr>
        <w:instrText>80%</w:instrText>
      </w:r>
      <w:r w:rsidR="00C11184">
        <w:rPr>
          <w:rFonts w:cs="Times New Roman" w:hint="eastAsia"/>
          <w:color w:val="000000" w:themeColor="text1"/>
        </w:rPr>
        <w:instrText>训练集时，刀盘扭矩与总推力的平均相对误差分别为</w:instrText>
      </w:r>
      <w:r w:rsidR="00C11184">
        <w:rPr>
          <w:rFonts w:cs="Times New Roman" w:hint="eastAsia"/>
          <w:color w:val="000000" w:themeColor="text1"/>
        </w:rPr>
        <w:instrText>9.2%</w:instrText>
      </w:r>
      <w:r w:rsidR="00C11184">
        <w:rPr>
          <w:rFonts w:cs="Times New Roman" w:hint="eastAsia"/>
          <w:color w:val="000000" w:themeColor="text1"/>
        </w:rPr>
        <w:instrText>和</w:instrText>
      </w:r>
      <w:r w:rsidR="00C11184">
        <w:rPr>
          <w:rFonts w:cs="Times New Roman" w:hint="eastAsia"/>
          <w:color w:val="000000" w:themeColor="text1"/>
        </w:rPr>
        <w:instrText>7.1%;(2)</w:instrText>
      </w:r>
      <w:r w:rsidR="00C11184">
        <w:rPr>
          <w:rFonts w:cs="Times New Roman" w:hint="eastAsia"/>
          <w:color w:val="000000" w:themeColor="text1"/>
        </w:rPr>
        <w:instrText>预测模型对不同复合地层条件下的平均误差在</w:instrText>
      </w:r>
      <w:r w:rsidR="00C11184">
        <w:rPr>
          <w:rFonts w:cs="Times New Roman" w:hint="eastAsia"/>
          <w:color w:val="000000" w:themeColor="text1"/>
        </w:rPr>
        <w:instrText>15%</w:instrText>
      </w:r>
      <w:r w:rsidR="00C11184">
        <w:rPr>
          <w:rFonts w:cs="Times New Roman" w:hint="eastAsia"/>
          <w:color w:val="000000" w:themeColor="text1"/>
        </w:rPr>
        <w:instrText>以内。</w:instrText>
      </w:r>
      <w:r w:rsidR="00C11184">
        <w:rPr>
          <w:rFonts w:cs="Times New Roman" w:hint="eastAsia"/>
          <w:color w:val="000000" w:themeColor="text1"/>
        </w:rPr>
        <w:instrText>","call-number":"11-2987/U","citation-key":"xuyifan;wangshimin;hechuan;songtiantian;yaochaofan;huangxing;luoweiting;_jiyubpshenjingwangluodefuhedicengdungoujuejincanshuyuce_2022","container-title":"</w:instrText>
      </w:r>
      <w:r w:rsidR="00C11184">
        <w:rPr>
          <w:rFonts w:cs="Times New Roman" w:hint="eastAsia"/>
          <w:color w:val="000000" w:themeColor="text1"/>
        </w:rPr>
        <w:instrText>铁道标准设计</w:instrText>
      </w:r>
      <w:r w:rsidR="00C11184">
        <w:rPr>
          <w:rFonts w:cs="Times New Roman" w:hint="eastAsia"/>
          <w:color w:val="000000" w:themeColor="text1"/>
        </w:rPr>
        <w:instrText>","ISSN":"1004-2954","issue":"07 vo 66","language":"</w:instrText>
      </w:r>
      <w:r w:rsidR="00C11184">
        <w:rPr>
          <w:rFonts w:cs="Times New Roman" w:hint="eastAsia"/>
          <w:color w:val="000000" w:themeColor="text1"/>
        </w:rPr>
        <w:instrText>中文</w:instrText>
      </w:r>
      <w:r w:rsidR="00C11184">
        <w:rPr>
          <w:rFonts w:cs="Times New Roman" w:hint="eastAsia"/>
          <w:color w:val="000000" w:themeColor="text1"/>
        </w:rPr>
        <w:instrText>;","page":"120-125","title":"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神经网络的复合地层盾构掘进参数预测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徐一帆</w:instrText>
      </w:r>
      <w:r w:rsidR="00C11184">
        <w:rPr>
          <w:rFonts w:cs="Times New Roman" w:hint="eastAsia"/>
          <w:color w:val="000000" w:themeColor="text1"/>
        </w:rPr>
        <w:instrText>;</w:instrText>
      </w:r>
      <w:r w:rsidR="00C11184">
        <w:rPr>
          <w:rFonts w:cs="Times New Roman" w:hint="eastAsia"/>
          <w:color w:val="000000" w:themeColor="text1"/>
        </w:rPr>
        <w:instrText>王士民</w:instrText>
      </w:r>
      <w:r w:rsidR="00C11184">
        <w:rPr>
          <w:rFonts w:cs="Times New Roman" w:hint="eastAsia"/>
          <w:color w:val="000000" w:themeColor="text1"/>
        </w:rPr>
        <w:instrText>;</w:instrText>
      </w:r>
      <w:r w:rsidR="00C11184">
        <w:rPr>
          <w:rFonts w:cs="Times New Roman" w:hint="eastAsia"/>
          <w:color w:val="000000" w:themeColor="text1"/>
        </w:rPr>
        <w:instrText>何川</w:instrText>
      </w:r>
      <w:r w:rsidR="00C11184">
        <w:rPr>
          <w:rFonts w:cs="Times New Roman" w:hint="eastAsia"/>
          <w:color w:val="000000" w:themeColor="text1"/>
        </w:rPr>
        <w:instrText>;</w:instrText>
      </w:r>
      <w:r w:rsidR="00C11184">
        <w:rPr>
          <w:rFonts w:cs="Times New Roman" w:hint="eastAsia"/>
          <w:color w:val="000000" w:themeColor="text1"/>
        </w:rPr>
        <w:instrText>宋天田</w:instrText>
      </w:r>
      <w:r w:rsidR="00C11184">
        <w:rPr>
          <w:rFonts w:cs="Times New Roman" w:hint="eastAsia"/>
          <w:color w:val="000000" w:themeColor="text1"/>
        </w:rPr>
        <w:instrText>;</w:instrText>
      </w:r>
      <w:r w:rsidR="00C11184">
        <w:rPr>
          <w:rFonts w:cs="Times New Roman" w:hint="eastAsia"/>
          <w:color w:val="000000" w:themeColor="text1"/>
        </w:rPr>
        <w:instrText>姚超凡</w:instrText>
      </w:r>
      <w:r w:rsidR="00C11184">
        <w:rPr>
          <w:rFonts w:cs="Times New Roman" w:hint="eastAsia"/>
          <w:color w:val="000000" w:themeColor="text1"/>
        </w:rPr>
        <w:instrText>;</w:instrText>
      </w:r>
      <w:r w:rsidR="00C11184">
        <w:rPr>
          <w:rFonts w:cs="Times New Roman" w:hint="eastAsia"/>
          <w:color w:val="000000" w:themeColor="text1"/>
        </w:rPr>
        <w:instrText>黄兴</w:instrText>
      </w:r>
      <w:r w:rsidR="00C11184">
        <w:rPr>
          <w:rFonts w:cs="Times New Roman" w:hint="eastAsia"/>
          <w:color w:val="000000" w:themeColor="text1"/>
        </w:rPr>
        <w:instrText>;</w:instrText>
      </w:r>
      <w:r w:rsidR="00C11184">
        <w:rPr>
          <w:rFonts w:cs="Times New Roman" w:hint="eastAsia"/>
          <w:color w:val="000000" w:themeColor="text1"/>
        </w:rPr>
        <w:instrText>罗伟庭</w:instrText>
      </w:r>
      <w:r w:rsidR="00C11184">
        <w:rPr>
          <w:rFonts w:cs="Times New Roman" w:hint="eastAsia"/>
          <w:color w:val="000000" w:themeColor="text1"/>
        </w:rPr>
        <w:instrText>;","given":""}],"issued":{"date-parts":[["2022"]]}}},{"id":1637,"uris":["http://zotero.org/users/12299105/items/PGW5YFRF"],"itemData":{"id":1637,"type":"article-journal","abstract":"</w:instrText>
      </w:r>
      <w:r w:rsidR="00C11184">
        <w:rPr>
          <w:rFonts w:cs="Times New Roman" w:hint="eastAsia"/>
          <w:color w:val="000000" w:themeColor="text1"/>
        </w:rPr>
        <w:instrText>随着我国城市地铁网的建设</w:instrText>
      </w:r>
      <w:r w:rsidR="00C11184">
        <w:rPr>
          <w:rFonts w:cs="Times New Roman" w:hint="eastAsia"/>
          <w:color w:val="000000" w:themeColor="text1"/>
        </w:rPr>
        <w:instrText>,</w:instrText>
      </w:r>
      <w:r w:rsidR="00C11184">
        <w:rPr>
          <w:rFonts w:cs="Times New Roman" w:hint="eastAsia"/>
          <w:color w:val="000000" w:themeColor="text1"/>
        </w:rPr>
        <w:instrText>越来越多的隧道将不可避免的穿越水下岩溶区</w:instrText>
      </w:r>
      <w:r w:rsidR="00C11184">
        <w:rPr>
          <w:rFonts w:cs="Times New Roman" w:hint="eastAsia"/>
          <w:color w:val="000000" w:themeColor="text1"/>
        </w:rPr>
        <w:instrText>,</w:instrText>
      </w:r>
      <w:r w:rsidR="00C11184">
        <w:rPr>
          <w:rFonts w:cs="Times New Roman" w:hint="eastAsia"/>
          <w:color w:val="000000" w:themeColor="text1"/>
        </w:rPr>
        <w:instrText>受制于岩溶地层的复杂性、注浆加固后地层的诸多不确定性</w:instrText>
      </w:r>
      <w:r w:rsidR="00C11184">
        <w:rPr>
          <w:rFonts w:cs="Times New Roman" w:hint="eastAsia"/>
          <w:color w:val="000000" w:themeColor="text1"/>
        </w:rPr>
        <w:instrText>,</w:instrText>
      </w:r>
      <w:r w:rsidR="00C11184">
        <w:rPr>
          <w:rFonts w:cs="Times New Roman" w:hint="eastAsia"/>
          <w:color w:val="000000" w:themeColor="text1"/>
        </w:rPr>
        <w:instrText>盾构穿越该类地层施工风险极大</w:instrText>
      </w:r>
      <w:r w:rsidR="00C11184">
        <w:rPr>
          <w:rFonts w:cs="Times New Roman" w:hint="eastAsia"/>
          <w:color w:val="000000" w:themeColor="text1"/>
        </w:rPr>
        <w:instrText>,</w:instrText>
      </w:r>
      <w:r w:rsidR="00C11184">
        <w:rPr>
          <w:rFonts w:cs="Times New Roman" w:hint="eastAsia"/>
          <w:color w:val="000000" w:themeColor="text1"/>
        </w:rPr>
        <w:instrText>而选取合理的盾构掘进参数是确保盾构安全与高效掘进的关键。以长沙地铁三号线盾构穿越水下岩溶段为工程依托</w:instrText>
      </w:r>
      <w:r w:rsidR="00C11184">
        <w:rPr>
          <w:rFonts w:cs="Times New Roman" w:hint="eastAsia"/>
          <w:color w:val="000000" w:themeColor="text1"/>
        </w:rPr>
        <w:instrText>,</w:instrText>
      </w:r>
      <w:r w:rsidR="00C11184">
        <w:rPr>
          <w:rFonts w:cs="Times New Roman" w:hint="eastAsia"/>
          <w:color w:val="000000" w:themeColor="text1"/>
        </w:rPr>
        <w:instrText>首先通过统计与分析钻探数据</w:instrText>
      </w:r>
      <w:r w:rsidR="00C11184">
        <w:rPr>
          <w:rFonts w:cs="Times New Roman" w:hint="eastAsia"/>
          <w:color w:val="000000" w:themeColor="text1"/>
        </w:rPr>
        <w:instrText>,</w:instrText>
      </w:r>
      <w:r w:rsidR="00C11184">
        <w:rPr>
          <w:rFonts w:cs="Times New Roman" w:hint="eastAsia"/>
          <w:color w:val="000000" w:themeColor="text1"/>
        </w:rPr>
        <w:instrText>明确了岩溶分布特征</w:instrText>
      </w:r>
      <w:r w:rsidR="00C11184">
        <w:rPr>
          <w:rFonts w:cs="Times New Roman" w:hint="eastAsia"/>
          <w:color w:val="000000" w:themeColor="text1"/>
        </w:rPr>
        <w:instrText>;</w:instrText>
      </w:r>
      <w:r w:rsidR="00C11184">
        <w:rPr>
          <w:rFonts w:cs="Times New Roman" w:hint="eastAsia"/>
          <w:color w:val="000000" w:themeColor="text1"/>
        </w:rPr>
        <w:instrText>其次</w:instrText>
      </w:r>
      <w:r w:rsidR="00C11184">
        <w:rPr>
          <w:rFonts w:cs="Times New Roman" w:hint="eastAsia"/>
          <w:color w:val="000000" w:themeColor="text1"/>
        </w:rPr>
        <w:instrText>,</w:instrText>
      </w:r>
      <w:r w:rsidR="00C11184">
        <w:rPr>
          <w:rFonts w:cs="Times New Roman" w:hint="eastAsia"/>
          <w:color w:val="000000" w:themeColor="text1"/>
        </w:rPr>
        <w:instrText>通过输入地层特征参数和隧道特征参数</w:instrText>
      </w:r>
      <w:r w:rsidR="00C11184">
        <w:rPr>
          <w:rFonts w:cs="Times New Roman" w:hint="eastAsia"/>
          <w:color w:val="000000" w:themeColor="text1"/>
        </w:rPr>
        <w:instrText>,</w:instrText>
      </w:r>
      <w:r w:rsidR="00C11184">
        <w:rPr>
          <w:rFonts w:cs="Times New Roman" w:hint="eastAsia"/>
          <w:color w:val="000000" w:themeColor="text1"/>
        </w:rPr>
        <w:instrText>建立了可输出盾构掘进速度、推力、刀盘扭矩、开挖仓压力、气垫仓压力和同步注浆量等掘进参数的</w:instrText>
      </w:r>
      <w:r w:rsidR="00C11184">
        <w:rPr>
          <w:rFonts w:cs="Times New Roman" w:hint="eastAsia"/>
          <w:color w:val="000000" w:themeColor="text1"/>
        </w:rPr>
        <w:instrText>BP</w:instrText>
      </w:r>
      <w:r w:rsidR="00C11184">
        <w:rPr>
          <w:rFonts w:cs="Times New Roman" w:hint="eastAsia"/>
          <w:color w:val="000000" w:themeColor="text1"/>
        </w:rPr>
        <w:instrText>神经网络水下岩溶盾构掘进参数预测模型</w:instrText>
      </w:r>
      <w:r w:rsidR="00C11184">
        <w:rPr>
          <w:rFonts w:cs="Times New Roman" w:hint="eastAsia"/>
          <w:color w:val="000000" w:themeColor="text1"/>
        </w:rPr>
        <w:instrText>;</w:instrText>
      </w:r>
      <w:r w:rsidR="00C11184">
        <w:rPr>
          <w:rFonts w:cs="Times New Roman" w:hint="eastAsia"/>
          <w:color w:val="000000" w:themeColor="text1"/>
        </w:rPr>
        <w:instrText>最后</w:instrText>
      </w:r>
      <w:r w:rsidR="00C11184">
        <w:rPr>
          <w:rFonts w:cs="Times New Roman" w:hint="eastAsia"/>
          <w:color w:val="000000" w:themeColor="text1"/>
        </w:rPr>
        <w:instrText>,</w:instrText>
      </w:r>
      <w:r w:rsidR="00C11184">
        <w:rPr>
          <w:rFonts w:cs="Times New Roman" w:hint="eastAsia"/>
          <w:color w:val="000000" w:themeColor="text1"/>
        </w:rPr>
        <w:instrText>对样本数据进行了训练</w:instrText>
      </w:r>
      <w:r w:rsidR="00C11184">
        <w:rPr>
          <w:rFonts w:cs="Times New Roman" w:hint="eastAsia"/>
          <w:color w:val="000000" w:themeColor="text1"/>
        </w:rPr>
        <w:instrText>,</w:instrText>
      </w:r>
      <w:r w:rsidR="00C11184">
        <w:rPr>
          <w:rFonts w:cs="Times New Roman" w:hint="eastAsia"/>
          <w:color w:val="000000" w:themeColor="text1"/>
        </w:rPr>
        <w:instrText>并成功应用于工程实践。研究结果表明</w:instrText>
      </w:r>
      <w:r w:rsidR="00C11184">
        <w:rPr>
          <w:rFonts w:cs="Times New Roman" w:hint="eastAsia"/>
          <w:color w:val="000000" w:themeColor="text1"/>
        </w:rPr>
        <w:instrText>:</w:instrText>
      </w:r>
      <w:r w:rsidR="00C11184">
        <w:rPr>
          <w:rFonts w:cs="Times New Roman" w:hint="eastAsia"/>
          <w:color w:val="000000" w:themeColor="text1"/>
        </w:rPr>
        <w:instrText>训练的输出值与期望值吻合度较高</w:instrText>
      </w:r>
      <w:r w:rsidR="00C11184">
        <w:rPr>
          <w:rFonts w:cs="Times New Roman" w:hint="eastAsia"/>
          <w:color w:val="000000" w:themeColor="text1"/>
        </w:rPr>
        <w:instrText>,</w:instrText>
      </w:r>
      <w:r w:rsidR="00C11184">
        <w:rPr>
          <w:rFonts w:cs="Times New Roman" w:hint="eastAsia"/>
          <w:color w:val="000000" w:themeColor="text1"/>
        </w:rPr>
        <w:instrText>构建的</w:instrText>
      </w:r>
      <w:r w:rsidR="00C11184">
        <w:rPr>
          <w:rFonts w:cs="Times New Roman" w:hint="eastAsia"/>
          <w:color w:val="000000" w:themeColor="text1"/>
        </w:rPr>
        <w:instrText>BP</w:instrText>
      </w:r>
      <w:r w:rsidR="00C11184">
        <w:rPr>
          <w:rFonts w:cs="Times New Roman" w:hint="eastAsia"/>
          <w:color w:val="000000" w:themeColor="text1"/>
        </w:rPr>
        <w:instrText>神经网络模型具有较好的适应性</w:instrText>
      </w:r>
      <w:r w:rsidR="00C11184">
        <w:rPr>
          <w:rFonts w:cs="Times New Roman" w:hint="eastAsia"/>
          <w:color w:val="000000" w:themeColor="text1"/>
        </w:rPr>
        <w:instrText>;</w:instrText>
      </w:r>
      <w:r w:rsidR="00C11184">
        <w:rPr>
          <w:rFonts w:cs="Times New Roman" w:hint="eastAsia"/>
          <w:color w:val="000000" w:themeColor="text1"/>
        </w:rPr>
        <w:instrText>输出的预测结果能有效反映实际盾构掘进参数的变化趋势</w:instrText>
      </w:r>
      <w:r w:rsidR="00C11184">
        <w:rPr>
          <w:rFonts w:cs="Times New Roman" w:hint="eastAsia"/>
          <w:color w:val="000000" w:themeColor="text1"/>
        </w:rPr>
        <w:instrText>,</w:instrText>
      </w:r>
      <w:r w:rsidR="00C11184">
        <w:rPr>
          <w:rFonts w:cs="Times New Roman" w:hint="eastAsia"/>
          <w:color w:val="000000" w:themeColor="text1"/>
        </w:rPr>
        <w:instrText>预测值与实际期望值的平均误差均低于</w:instrText>
      </w:r>
      <w:r w:rsidR="00C11184">
        <w:rPr>
          <w:rFonts w:cs="Times New Roman" w:hint="eastAsia"/>
          <w:color w:val="000000" w:themeColor="text1"/>
        </w:rPr>
        <w:instrText>13%,</w:instrText>
      </w:r>
      <w:r w:rsidR="00C11184">
        <w:rPr>
          <w:rFonts w:cs="Times New Roman" w:hint="eastAsia"/>
          <w:color w:val="000000" w:themeColor="text1"/>
        </w:rPr>
        <w:instrText>在误差可接受范围内。现场应用结果表明</w:instrText>
      </w:r>
      <w:r w:rsidR="00C11184">
        <w:rPr>
          <w:rFonts w:cs="Times New Roman" w:hint="eastAsia"/>
          <w:color w:val="000000" w:themeColor="text1"/>
        </w:rPr>
        <w:instrText>,</w:instrText>
      </w:r>
      <w:r w:rsidR="00C11184">
        <w:rPr>
          <w:rFonts w:cs="Times New Roman" w:hint="eastAsia"/>
          <w:color w:val="000000" w:themeColor="text1"/>
        </w:rPr>
        <w:instrText>地表沉降在安全范围内</w:instrText>
      </w:r>
      <w:r w:rsidR="00C11184">
        <w:rPr>
          <w:rFonts w:cs="Times New Roman" w:hint="eastAsia"/>
          <w:color w:val="000000" w:themeColor="text1"/>
        </w:rPr>
        <w:instrText>,</w:instrText>
      </w:r>
      <w:r w:rsidR="00C11184">
        <w:rPr>
          <w:rFonts w:cs="Times New Roman" w:hint="eastAsia"/>
          <w:color w:val="000000" w:themeColor="text1"/>
        </w:rPr>
        <w:instrText>盾构掘进过程中未发生工程事故</w:instrText>
      </w:r>
      <w:r w:rsidR="00C11184">
        <w:rPr>
          <w:rFonts w:cs="Times New Roman" w:hint="eastAsia"/>
          <w:color w:val="000000" w:themeColor="text1"/>
        </w:rPr>
        <w:instrText>,</w:instrText>
      </w:r>
      <w:r w:rsidR="00C11184">
        <w:rPr>
          <w:rFonts w:cs="Times New Roman" w:hint="eastAsia"/>
          <w:color w:val="000000" w:themeColor="text1"/>
        </w:rPr>
        <w:instrText>盾构掘进参数选取合理</w:instrText>
      </w:r>
      <w:r w:rsidR="00C11184">
        <w:rPr>
          <w:rFonts w:cs="Times New Roman" w:hint="eastAsia"/>
          <w:color w:val="000000" w:themeColor="text1"/>
        </w:rPr>
        <w:instrText>,</w:instrText>
      </w:r>
      <w:r w:rsidR="00C11184">
        <w:rPr>
          <w:rFonts w:cs="Times New Roman" w:hint="eastAsia"/>
          <w:color w:val="000000" w:themeColor="text1"/>
        </w:rPr>
        <w:instrText>姿态控制较好。研究成果可用于指导水下岩溶盾构隧道工程施工</w:instrText>
      </w:r>
      <w:r w:rsidR="00C11184">
        <w:rPr>
          <w:rFonts w:cs="Times New Roman" w:hint="eastAsia"/>
          <w:color w:val="000000" w:themeColor="text1"/>
        </w:rPr>
        <w:instrText>,</w:instrText>
      </w:r>
      <w:r w:rsidR="00C11184">
        <w:rPr>
          <w:rFonts w:cs="Times New Roman" w:hint="eastAsia"/>
          <w:color w:val="000000" w:themeColor="text1"/>
        </w:rPr>
        <w:instrText>且该方法的提出也为其他复杂地层盾构掘进参数合理选取提供了新思路。</w:instrText>
      </w:r>
      <w:r w:rsidR="00C11184">
        <w:rPr>
          <w:rFonts w:cs="Times New Roman" w:hint="eastAsia"/>
          <w:color w:val="000000" w:themeColor="text1"/>
        </w:rPr>
        <w:instrText>","call-number":"11-2120/TU","citation-key":"huangjingyu;yangjunsheng;zhangcong;jiangchao;subaozhu;_jiyubpshenjingwangluodeshuixiayanrongdicengdungoujuejincanshuyuceyufenxi_2020","container-title":"</w:instrText>
      </w:r>
      <w:r w:rsidR="00C11184">
        <w:rPr>
          <w:rFonts w:cs="Times New Roman" w:hint="eastAsia"/>
          <w:color w:val="000000" w:themeColor="text1"/>
        </w:rPr>
        <w:instrText>土木工程学报</w:instrText>
      </w:r>
      <w:r w:rsidR="00C11184">
        <w:rPr>
          <w:rFonts w:cs="Times New Roman" w:hint="eastAsia"/>
          <w:color w:val="000000" w:themeColor="text1"/>
        </w:rPr>
        <w:instrText>","ISSN":"1000-131X","issue":"S1 vo 53","language":"</w:instrText>
      </w:r>
      <w:r w:rsidR="00C11184">
        <w:rPr>
          <w:rFonts w:cs="Times New Roman" w:hint="eastAsia"/>
          <w:color w:val="000000" w:themeColor="text1"/>
        </w:rPr>
        <w:instrText>中文</w:instrText>
      </w:r>
      <w:r w:rsidR="00C11184">
        <w:rPr>
          <w:rFonts w:cs="Times New Roman" w:hint="eastAsia"/>
          <w:color w:val="000000" w:themeColor="text1"/>
        </w:rPr>
        <w:instrText>;","page":"75-80+98","title":"</w:instrText>
      </w:r>
      <w:r w:rsidR="00C11184">
        <w:rPr>
          <w:rFonts w:cs="Times New Roman" w:hint="eastAsia"/>
          <w:color w:val="000000" w:themeColor="text1"/>
        </w:rPr>
        <w:instrText>基于</w:instrText>
      </w:r>
      <w:r w:rsidR="00C11184">
        <w:rPr>
          <w:rFonts w:cs="Times New Roman" w:hint="eastAsia"/>
          <w:color w:val="000000" w:themeColor="text1"/>
        </w:rPr>
        <w:instrText>BP</w:instrText>
      </w:r>
      <w:r w:rsidR="00C11184">
        <w:rPr>
          <w:rFonts w:cs="Times New Roman" w:hint="eastAsia"/>
          <w:color w:val="000000" w:themeColor="text1"/>
        </w:rPr>
        <w:instrText>神经网络的水下岩溶地层盾构掘进参数预测与分析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黄靓钰</w:instrText>
      </w:r>
      <w:r w:rsidR="00C11184">
        <w:rPr>
          <w:rFonts w:cs="Times New Roman" w:hint="eastAsia"/>
          <w:color w:val="000000" w:themeColor="text1"/>
        </w:rPr>
        <w:instrText>;</w:instrText>
      </w:r>
      <w:r w:rsidR="00C11184">
        <w:rPr>
          <w:rFonts w:cs="Times New Roman" w:hint="eastAsia"/>
          <w:color w:val="000000" w:themeColor="text1"/>
        </w:rPr>
        <w:instrText>阳军生</w:instrText>
      </w:r>
      <w:r w:rsidR="00C11184">
        <w:rPr>
          <w:rFonts w:cs="Times New Roman" w:hint="eastAsia"/>
          <w:color w:val="000000" w:themeColor="text1"/>
        </w:rPr>
        <w:instrText>;</w:instrText>
      </w:r>
      <w:r w:rsidR="00C11184">
        <w:rPr>
          <w:rFonts w:cs="Times New Roman" w:hint="eastAsia"/>
          <w:color w:val="000000" w:themeColor="text1"/>
        </w:rPr>
        <w:instrText>张聪</w:instrText>
      </w:r>
      <w:r w:rsidR="00C11184">
        <w:rPr>
          <w:rFonts w:cs="Times New Roman" w:hint="eastAsia"/>
          <w:color w:val="000000" w:themeColor="text1"/>
        </w:rPr>
        <w:instrText>;</w:instrText>
      </w:r>
      <w:r w:rsidR="00C11184">
        <w:rPr>
          <w:rFonts w:cs="Times New Roman" w:hint="eastAsia"/>
          <w:color w:val="000000" w:themeColor="text1"/>
        </w:rPr>
        <w:instrText>蒋超</w:instrText>
      </w:r>
      <w:r w:rsidR="00C11184">
        <w:rPr>
          <w:rFonts w:cs="Times New Roman" w:hint="eastAsia"/>
          <w:color w:val="000000" w:themeColor="text1"/>
        </w:rPr>
        <w:instrText>;</w:instrText>
      </w:r>
      <w:r w:rsidR="00C11184">
        <w:rPr>
          <w:rFonts w:cs="Times New Roman" w:hint="eastAsia"/>
          <w:color w:val="000000" w:themeColor="text1"/>
        </w:rPr>
        <w:instrText>苏保柱</w:instrText>
      </w:r>
      <w:r w:rsidR="00C11184">
        <w:rPr>
          <w:rFonts w:cs="Times New Roman" w:hint="eastAsia"/>
          <w:color w:val="000000" w:themeColor="text1"/>
        </w:rPr>
        <w:instrText>;","given":""}],"issued":{"d</w:instrText>
      </w:r>
      <w:r w:rsidR="00C11184">
        <w:rPr>
          <w:rFonts w:cs="Times New Roman"/>
          <w:color w:val="000000" w:themeColor="text1"/>
        </w:rPr>
        <w:instrText xml:space="preserve">ate-parts":[["2020"]]}}}],"schema":"https://github.com/citation-style-language/schema/raw/master/csl-citation.json"}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[17–19]</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4</w:t>
      </w:r>
      <w:r w:rsidRPr="00846943">
        <w:rPr>
          <w:rFonts w:cs="Times New Roman"/>
          <w:color w:val="000000" w:themeColor="text1"/>
        </w:rPr>
        <w:t>）循环网络</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{"citationID":"raAWJVX0","properties":{"formattedCitation":"\\super [20]\\nosupersub{}","plainCitation":"[20]","noteIndex":0},"citationItems":[{"id":1615,"uris":["http://zotero.org/users/12299105/items/7KQGQNDY"],"itemData"</w:instrText>
      </w:r>
      <w:r w:rsidR="00C11184">
        <w:rPr>
          <w:rFonts w:cs="Times New Roman" w:hint="eastAsia"/>
          <w:color w:val="000000" w:themeColor="text1"/>
        </w:rPr>
        <w:instrText>:{"id":1615,"type":"article-journal","abstract":"</w:instrText>
      </w:r>
      <w:r w:rsidR="00C11184">
        <w:rPr>
          <w:rFonts w:cs="Times New Roman" w:hint="eastAsia"/>
          <w:color w:val="000000" w:themeColor="text1"/>
        </w:rPr>
        <w:instrText>在盾构机掘进过程中，盾构姿态和盾构总推进力是两大关键问题。为解决复杂地质施工条件下盾构姿态和盾构总推进力预测困难的问题，提出基于</w:instrText>
      </w:r>
      <w:r w:rsidR="00C11184">
        <w:rPr>
          <w:rFonts w:cs="Times New Roman" w:hint="eastAsia"/>
          <w:color w:val="000000" w:themeColor="text1"/>
        </w:rPr>
        <w:instrText>LSTM</w:instrText>
      </w:r>
      <w:r w:rsidR="00C11184">
        <w:rPr>
          <w:rFonts w:cs="Times New Roman" w:hint="eastAsia"/>
          <w:color w:val="000000" w:themeColor="text1"/>
        </w:rPr>
        <w:instrText>和</w:instrText>
      </w:r>
      <w:r w:rsidR="00C11184">
        <w:rPr>
          <w:rFonts w:cs="Times New Roman" w:hint="eastAsia"/>
          <w:color w:val="000000" w:themeColor="text1"/>
        </w:rPr>
        <w:instrText>GRU</w:instrText>
      </w:r>
      <w:r w:rsidR="00C11184">
        <w:rPr>
          <w:rFonts w:cs="Times New Roman" w:hint="eastAsia"/>
          <w:color w:val="000000" w:themeColor="text1"/>
        </w:rPr>
        <w:instrText>模型的盾构水平姿态和盾构总推进力预测方法，利用箱型分析法以及多贝西小波重构降噪对原始数据进行预处理，有效提高了模型的表现和模型预测的精度。依托杭州某道路提升工程，以盾构掘进西段南线为例，验证了方法的有效性。实验结果表明：原始数据经过异常值清洗、小波降噪后，</w:instrText>
      </w:r>
      <w:r w:rsidR="00C11184">
        <w:rPr>
          <w:rFonts w:cs="Times New Roman" w:hint="eastAsia"/>
          <w:color w:val="000000" w:themeColor="text1"/>
        </w:rPr>
        <w:instrText>LSTM</w:instrText>
      </w:r>
      <w:r w:rsidR="00C11184">
        <w:rPr>
          <w:rFonts w:cs="Times New Roman" w:hint="eastAsia"/>
          <w:color w:val="000000" w:themeColor="text1"/>
        </w:rPr>
        <w:instrText>模型不仅对盾构水平姿态预测效果较好，平均准确率和平均拟合优度分别为</w:instrText>
      </w:r>
      <w:r w:rsidR="00C11184">
        <w:rPr>
          <w:rFonts w:cs="Times New Roman" w:hint="eastAsia"/>
          <w:color w:val="000000" w:themeColor="text1"/>
        </w:rPr>
        <w:instrText>83.5%</w:instrText>
      </w:r>
      <w:r w:rsidR="00C11184">
        <w:rPr>
          <w:rFonts w:cs="Times New Roman" w:hint="eastAsia"/>
          <w:color w:val="000000" w:themeColor="text1"/>
        </w:rPr>
        <w:instrText>和</w:instrText>
      </w:r>
      <w:r w:rsidR="00C11184">
        <w:rPr>
          <w:rFonts w:cs="Times New Roman" w:hint="eastAsia"/>
          <w:color w:val="000000" w:themeColor="text1"/>
        </w:rPr>
        <w:instrText>0.819,</w:instrText>
      </w:r>
      <w:r w:rsidR="00C11184">
        <w:rPr>
          <w:rFonts w:cs="Times New Roman" w:hint="eastAsia"/>
          <w:color w:val="000000" w:themeColor="text1"/>
        </w:rPr>
        <w:instrText>而且预测能力优于</w:instrText>
      </w:r>
      <w:r w:rsidR="00C11184">
        <w:rPr>
          <w:rFonts w:cs="Times New Roman" w:hint="eastAsia"/>
          <w:color w:val="000000" w:themeColor="text1"/>
        </w:rPr>
        <w:instrText>GRU</w:instrText>
      </w:r>
      <w:r w:rsidR="00C11184">
        <w:rPr>
          <w:rFonts w:cs="Times New Roman" w:hint="eastAsia"/>
          <w:color w:val="000000" w:themeColor="text1"/>
        </w:rPr>
        <w:instrText>模型。</w:instrText>
      </w:r>
      <w:r w:rsidR="00C11184">
        <w:rPr>
          <w:rFonts w:cs="Times New Roman" w:hint="eastAsia"/>
          <w:color w:val="000000" w:themeColor="text1"/>
        </w:rPr>
        <w:instrText>","call-number":"33-1193/T","citation-key":"wujian;cengzhiquan;zhangyapeng;liulong;yangchangsong;cengshaoxiang;_jiyuxunhuanshenjingwangluodedungouzitaijijuejincanshuyuce_2023","container-title":"</w:instrText>
      </w:r>
      <w:r w:rsidR="00C11184">
        <w:rPr>
          <w:rFonts w:cs="Times New Roman" w:hint="eastAsia"/>
          <w:color w:val="000000" w:themeColor="text1"/>
        </w:rPr>
        <w:instrText>浙江工业大学学报</w:instrText>
      </w:r>
      <w:r w:rsidR="00C11184">
        <w:rPr>
          <w:rFonts w:cs="Times New Roman" w:hint="eastAsia"/>
          <w:color w:val="000000" w:themeColor="text1"/>
        </w:rPr>
        <w:instrText>","ISSN":"1006-4303","issue":"06 vo 51","language":"</w:instrText>
      </w:r>
      <w:r w:rsidR="00C11184">
        <w:rPr>
          <w:rFonts w:cs="Times New Roman" w:hint="eastAsia"/>
          <w:color w:val="000000" w:themeColor="text1"/>
        </w:rPr>
        <w:instrText>中文</w:instrText>
      </w:r>
      <w:r w:rsidR="00C11184">
        <w:rPr>
          <w:rFonts w:cs="Times New Roman" w:hint="eastAsia"/>
          <w:color w:val="000000" w:themeColor="text1"/>
        </w:rPr>
        <w:instrText>;","page":"663-670","title":"</w:instrText>
      </w:r>
      <w:r w:rsidR="00C11184">
        <w:rPr>
          <w:rFonts w:cs="Times New Roman" w:hint="eastAsia"/>
          <w:color w:val="000000" w:themeColor="text1"/>
        </w:rPr>
        <w:instrText>基于循环神经网络的盾构姿态及掘进参数预测</w:instrText>
      </w:r>
      <w:r w:rsidR="00C11184">
        <w:rPr>
          <w:rFonts w:cs="Times New Roman" w:hint="eastAsia"/>
          <w:color w:val="000000" w:themeColor="text1"/>
        </w:rPr>
        <w:instrText>","author":[{"family":"</w:instrText>
      </w:r>
      <w:r w:rsidR="00C11184">
        <w:rPr>
          <w:rFonts w:cs="Times New Roman" w:hint="eastAsia"/>
          <w:color w:val="000000" w:themeColor="text1"/>
        </w:rPr>
        <w:instrText>吴坚</w:instrText>
      </w:r>
      <w:r w:rsidR="00C11184">
        <w:rPr>
          <w:rFonts w:cs="Times New Roman" w:hint="eastAsia"/>
          <w:color w:val="000000" w:themeColor="text1"/>
        </w:rPr>
        <w:instrText>;</w:instrText>
      </w:r>
      <w:r w:rsidR="00C11184">
        <w:rPr>
          <w:rFonts w:cs="Times New Roman" w:hint="eastAsia"/>
          <w:color w:val="000000" w:themeColor="text1"/>
        </w:rPr>
        <w:instrText>曾志全</w:instrText>
      </w:r>
      <w:r w:rsidR="00C11184">
        <w:rPr>
          <w:rFonts w:cs="Times New Roman" w:hint="eastAsia"/>
          <w:color w:val="000000" w:themeColor="text1"/>
        </w:rPr>
        <w:instrText>;</w:instrText>
      </w:r>
      <w:r w:rsidR="00C11184">
        <w:rPr>
          <w:rFonts w:cs="Times New Roman" w:hint="eastAsia"/>
          <w:color w:val="000000" w:themeColor="text1"/>
        </w:rPr>
        <w:instrText>张亚鹏</w:instrText>
      </w:r>
      <w:r w:rsidR="00C11184">
        <w:rPr>
          <w:rFonts w:cs="Times New Roman" w:hint="eastAsia"/>
          <w:color w:val="000000" w:themeColor="text1"/>
        </w:rPr>
        <w:instrText>;</w:instrText>
      </w:r>
      <w:r w:rsidR="00C11184">
        <w:rPr>
          <w:rFonts w:cs="Times New Roman" w:hint="eastAsia"/>
          <w:color w:val="000000" w:themeColor="text1"/>
        </w:rPr>
        <w:instrText>刘龙</w:instrText>
      </w:r>
      <w:r w:rsidR="00C11184">
        <w:rPr>
          <w:rFonts w:cs="Times New Roman" w:hint="eastAsia"/>
          <w:color w:val="000000" w:themeColor="text1"/>
        </w:rPr>
        <w:instrText>;</w:instrText>
      </w:r>
      <w:r w:rsidR="00C11184">
        <w:rPr>
          <w:rFonts w:cs="Times New Roman" w:hint="eastAsia"/>
          <w:color w:val="000000" w:themeColor="text1"/>
        </w:rPr>
        <w:instrText>杨长松</w:instrText>
      </w:r>
      <w:r w:rsidR="00C11184">
        <w:rPr>
          <w:rFonts w:cs="Times New Roman" w:hint="eastAsia"/>
          <w:color w:val="000000" w:themeColor="text1"/>
        </w:rPr>
        <w:instrText>;</w:instrText>
      </w:r>
      <w:r w:rsidR="00C11184">
        <w:rPr>
          <w:rFonts w:cs="Times New Roman" w:hint="eastAsia"/>
          <w:color w:val="000000" w:themeColor="text1"/>
        </w:rPr>
        <w:instrText>曾少翔</w:instrText>
      </w:r>
      <w:r w:rsidR="00C11184">
        <w:rPr>
          <w:rFonts w:cs="Times New Roman" w:hint="eastAsia"/>
          <w:color w:val="000000" w:themeColor="text1"/>
        </w:rPr>
        <w:instrText>;","given":""}],"issued":{"date-parts":[["2023"]]}}}],"schema":"https://github.com/citation-style-langu</w:instrText>
      </w:r>
      <w:r w:rsidR="00C11184">
        <w:rPr>
          <w:rFonts w:cs="Times New Roman"/>
          <w:color w:val="000000" w:themeColor="text1"/>
        </w:rPr>
        <w:instrText xml:space="preserve">age/schema/raw/master/csl-citation.json"} </w:instrText>
      </w:r>
      <w:r w:rsidR="008B5DEC">
        <w:rPr>
          <w:rFonts w:cs="Times New Roman"/>
          <w:color w:val="000000" w:themeColor="text1"/>
        </w:rPr>
        <w:fldChar w:fldCharType="separate"/>
      </w:r>
      <w:r w:rsidR="00C11184" w:rsidRPr="00C11184">
        <w:rPr>
          <w:rFonts w:cs="Times New Roman"/>
          <w:kern w:val="0"/>
          <w:vertAlign w:val="superscript"/>
        </w:rPr>
        <w:t>[20]</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LSTM</w:t>
      </w:r>
      <w:r w:rsidR="00C11184">
        <w:rPr>
          <w:rFonts w:cs="Times New Roman"/>
          <w:color w:val="000000" w:themeColor="text1"/>
        </w:rPr>
        <w:fldChar w:fldCharType="begin"/>
      </w:r>
      <w:r w:rsidR="00C11184">
        <w:rPr>
          <w:rFonts w:cs="Times New Roman"/>
          <w:color w:val="000000" w:themeColor="text1"/>
        </w:rPr>
        <w:instrText xml:space="preserve"> ADDIN ZOTERO_ITEM CSL_CITATION {"citationID":"w4STr7X2","properties":{"formattedCitation":"\\super [21]\\nosupersub{}","plainCitation":"[21]","noteIndex":0},"citationItems":[{"id":1607,"uris":["http://zotero.org/users/12299105/items/KAPN6YTD"],"itemData"</w:instrText>
      </w:r>
      <w:r w:rsidR="00C11184">
        <w:rPr>
          <w:rFonts w:cs="Times New Roman" w:hint="eastAsia"/>
          <w:color w:val="000000" w:themeColor="text1"/>
        </w:rPr>
        <w:instrText>:{"id":1607,"type":"article-journal","abstract":"</w:instrText>
      </w:r>
      <w:r w:rsidR="00C11184">
        <w:rPr>
          <w:rFonts w:cs="Times New Roman" w:hint="eastAsia"/>
          <w:color w:val="000000" w:themeColor="text1"/>
        </w:rPr>
        <w:instrText>为辅助盾构机设备操作人员提前预测获知前方掘进参数变化，减小经验预判诱发盾构事故风险，进一步提升盾构机智能化掘进和自动化作业水平，以武汉市轨道交通</w:instrText>
      </w:r>
      <w:r w:rsidR="00C11184">
        <w:rPr>
          <w:rFonts w:cs="Times New Roman" w:hint="eastAsia"/>
          <w:color w:val="000000" w:themeColor="text1"/>
        </w:rPr>
        <w:instrText>12</w:instrText>
      </w:r>
      <w:r w:rsidR="00C11184">
        <w:rPr>
          <w:rFonts w:cs="Times New Roman" w:hint="eastAsia"/>
          <w:color w:val="000000" w:themeColor="text1"/>
        </w:rPr>
        <w:instrText>号线越江隧道泥水盾构掘进监测数据为依托，建立基于卷积神经网络</w:instrText>
      </w:r>
      <w:r w:rsidR="00C11184">
        <w:rPr>
          <w:rFonts w:cs="Times New Roman" w:hint="eastAsia"/>
          <w:color w:val="000000" w:themeColor="text1"/>
        </w:rPr>
        <w:instrText>(convolutional neural network, CNN)-</w:instrText>
      </w:r>
      <w:r w:rsidR="00C11184">
        <w:rPr>
          <w:rFonts w:cs="Times New Roman" w:hint="eastAsia"/>
          <w:color w:val="000000" w:themeColor="text1"/>
        </w:rPr>
        <w:instrText>长短期记忆人工网络</w:instrText>
      </w:r>
      <w:r w:rsidR="00C11184">
        <w:rPr>
          <w:rFonts w:cs="Times New Roman" w:hint="eastAsia"/>
          <w:color w:val="000000" w:themeColor="text1"/>
        </w:rPr>
        <w:instrText>(long short-term memory, LSTM)</w:instrText>
      </w:r>
      <w:r w:rsidR="00C11184">
        <w:rPr>
          <w:rFonts w:cs="Times New Roman" w:hint="eastAsia"/>
          <w:color w:val="000000" w:themeColor="text1"/>
        </w:rPr>
        <w:instrText>的混合模型。提出一种改进的粒子群优化算法</w:instrText>
      </w:r>
      <w:r w:rsidR="00C11184">
        <w:rPr>
          <w:rFonts w:cs="Times New Roman" w:hint="eastAsia"/>
          <w:color w:val="000000" w:themeColor="text1"/>
        </w:rPr>
        <w:instrText>(improved particle swarm optimization, IPSO)</w:instrText>
      </w:r>
      <w:r w:rsidR="00C11184">
        <w:rPr>
          <w:rFonts w:cs="Times New Roman" w:hint="eastAsia"/>
          <w:color w:val="000000" w:themeColor="text1"/>
        </w:rPr>
        <w:instrText>自主优化混合预测模型的超参数，并以历史机</w:instrText>
      </w:r>
      <w:r w:rsidR="00C11184">
        <w:rPr>
          <w:rFonts w:cs="Times New Roman" w:hint="eastAsia"/>
          <w:color w:val="000000" w:themeColor="text1"/>
        </w:rPr>
        <w:instrText>-</w:instrText>
      </w:r>
      <w:r w:rsidR="00C11184">
        <w:rPr>
          <w:rFonts w:cs="Times New Roman" w:hint="eastAsia"/>
          <w:color w:val="000000" w:themeColor="text1"/>
        </w:rPr>
        <w:instrText>地耦合状态指标为输入，未来掘进参数为输出，实现了盾构掘进参数</w:instrText>
      </w:r>
      <w:r w:rsidR="00C11184">
        <w:rPr>
          <w:rFonts w:cs="Times New Roman" w:hint="eastAsia"/>
          <w:color w:val="000000" w:themeColor="text1"/>
        </w:rPr>
        <w:instrText>(</w:instrText>
      </w:r>
      <w:r w:rsidR="00C11184">
        <w:rPr>
          <w:rFonts w:cs="Times New Roman" w:hint="eastAsia"/>
          <w:color w:val="000000" w:themeColor="text1"/>
        </w:rPr>
        <w:instrText>刀盘转速、推进速度、总推进力和刀盘扭矩</w:instrText>
      </w:r>
      <w:r w:rsidR="00C11184">
        <w:rPr>
          <w:rFonts w:cs="Times New Roman" w:hint="eastAsia"/>
          <w:color w:val="000000" w:themeColor="text1"/>
        </w:rPr>
        <w:instrText>)</w:instrText>
      </w:r>
      <w:r w:rsidR="00C11184">
        <w:rPr>
          <w:rFonts w:cs="Times New Roman" w:hint="eastAsia"/>
          <w:color w:val="000000" w:themeColor="text1"/>
        </w:rPr>
        <w:instrText>的预测。研究结果表明，</w:instrText>
      </w:r>
      <w:r w:rsidR="00C11184">
        <w:rPr>
          <w:rFonts w:cs="Times New Roman" w:hint="eastAsia"/>
          <w:color w:val="000000" w:themeColor="text1"/>
        </w:rPr>
        <w:instrText>IPSO</w:instrText>
      </w:r>
      <w:r w:rsidR="00C11184">
        <w:rPr>
          <w:rFonts w:cs="Times New Roman" w:hint="eastAsia"/>
          <w:color w:val="000000" w:themeColor="text1"/>
        </w:rPr>
        <w:instrText>算法能够有效抑制超参数寻优早熟收敛，经过梯度优化迭代过程后能够取得</w:instrText>
      </w:r>
      <w:r w:rsidR="00C11184">
        <w:rPr>
          <w:rFonts w:cs="Times New Roman" w:hint="eastAsia"/>
          <w:color w:val="000000" w:themeColor="text1"/>
        </w:rPr>
        <w:instrText>CNN-LSTM</w:instrText>
      </w:r>
      <w:r w:rsidR="00C11184">
        <w:rPr>
          <w:rFonts w:cs="Times New Roman" w:hint="eastAsia"/>
          <w:color w:val="000000" w:themeColor="text1"/>
        </w:rPr>
        <w:instrText>混合模型的全局最优超参数，适应度寻优幅度较</w:instrText>
      </w:r>
      <w:r w:rsidR="00C11184">
        <w:rPr>
          <w:rFonts w:cs="Times New Roman" w:hint="eastAsia"/>
          <w:color w:val="000000" w:themeColor="text1"/>
        </w:rPr>
        <w:instrText>PSO</w:instrText>
      </w:r>
      <w:r w:rsidR="00C11184">
        <w:rPr>
          <w:rFonts w:cs="Times New Roman" w:hint="eastAsia"/>
          <w:color w:val="000000" w:themeColor="text1"/>
        </w:rPr>
        <w:instrText>算法提升</w:instrText>
      </w:r>
      <w:r w:rsidR="00C11184">
        <w:rPr>
          <w:rFonts w:cs="Times New Roman" w:hint="eastAsia"/>
          <w:color w:val="000000" w:themeColor="text1"/>
        </w:rPr>
        <w:instrText>223.281%</w:instrText>
      </w:r>
      <w:r w:rsidR="00C11184">
        <w:rPr>
          <w:rFonts w:cs="Times New Roman" w:hint="eastAsia"/>
          <w:color w:val="000000" w:themeColor="text1"/>
        </w:rPr>
        <w:instrText>。混合预测模型超参数优化后的预测误差更接近于</w:instrText>
      </w:r>
      <w:r w:rsidR="00C11184">
        <w:rPr>
          <w:rFonts w:cs="Times New Roman" w:hint="eastAsia"/>
          <w:color w:val="000000" w:themeColor="text1"/>
        </w:rPr>
        <w:instrText>0</w:instrText>
      </w:r>
      <w:r w:rsidR="00C11184">
        <w:rPr>
          <w:rFonts w:cs="Times New Roman" w:hint="eastAsia"/>
          <w:color w:val="000000" w:themeColor="text1"/>
        </w:rPr>
        <w:instrText>误差线上下振荡，</w:instrText>
      </w:r>
      <w:r w:rsidR="00C11184">
        <w:rPr>
          <w:rFonts w:cs="Times New Roman" w:hint="eastAsia"/>
          <w:color w:val="000000" w:themeColor="text1"/>
        </w:rPr>
        <w:instrText>4</w:instrText>
      </w:r>
      <w:r w:rsidR="00C11184">
        <w:rPr>
          <w:rFonts w:cs="Times New Roman" w:hint="eastAsia"/>
          <w:color w:val="000000" w:themeColor="text1"/>
        </w:rPr>
        <w:instrText>种掘进参数的平均绝对百分比误差</w:instrText>
      </w:r>
      <w:r w:rsidR="00C11184">
        <w:rPr>
          <w:rFonts w:cs="Times New Roman" w:hint="eastAsia"/>
          <w:color w:val="000000" w:themeColor="text1"/>
        </w:rPr>
        <w:instrText>Fmape</w:instrText>
      </w:r>
      <w:r w:rsidR="00C11184">
        <w:rPr>
          <w:rFonts w:cs="Times New Roman" w:hint="eastAsia"/>
          <w:color w:val="000000" w:themeColor="text1"/>
        </w:rPr>
        <w:instrText>分别由</w:instrText>
      </w:r>
      <w:r w:rsidR="00C11184">
        <w:rPr>
          <w:rFonts w:cs="Times New Roman" w:hint="eastAsia"/>
          <w:color w:val="000000" w:themeColor="text1"/>
        </w:rPr>
        <w:instrText>4.069%</w:instrText>
      </w:r>
      <w:r w:rsidR="00C11184">
        <w:rPr>
          <w:rFonts w:cs="Times New Roman" w:hint="eastAsia"/>
          <w:color w:val="000000" w:themeColor="text1"/>
        </w:rPr>
        <w:instrText>、</w:instrText>
      </w:r>
      <w:r w:rsidR="00C11184">
        <w:rPr>
          <w:rFonts w:cs="Times New Roman" w:hint="eastAsia"/>
          <w:color w:val="000000" w:themeColor="text1"/>
        </w:rPr>
        <w:instrText>38.004%</w:instrText>
      </w:r>
      <w:r w:rsidR="00C11184">
        <w:rPr>
          <w:rFonts w:cs="Times New Roman" w:hint="eastAsia"/>
          <w:color w:val="000000" w:themeColor="text1"/>
        </w:rPr>
        <w:instrText>、</w:instrText>
      </w:r>
      <w:r w:rsidR="00C11184">
        <w:rPr>
          <w:rFonts w:cs="Times New Roman" w:hint="eastAsia"/>
          <w:color w:val="000000" w:themeColor="text1"/>
        </w:rPr>
        <w:instrText>4.482%</w:instrText>
      </w:r>
      <w:r w:rsidR="00C11184">
        <w:rPr>
          <w:rFonts w:cs="Times New Roman" w:hint="eastAsia"/>
          <w:color w:val="000000" w:themeColor="text1"/>
        </w:rPr>
        <w:instrText>和</w:instrText>
      </w:r>
      <w:r w:rsidR="00C11184">
        <w:rPr>
          <w:rFonts w:cs="Times New Roman" w:hint="eastAsia"/>
          <w:color w:val="000000" w:themeColor="text1"/>
        </w:rPr>
        <w:instrText>10.618%</w:instrText>
      </w:r>
      <w:r w:rsidR="00C11184">
        <w:rPr>
          <w:rFonts w:cs="Times New Roman" w:hint="eastAsia"/>
          <w:color w:val="000000" w:themeColor="text1"/>
        </w:rPr>
        <w:instrText>降低至</w:instrText>
      </w:r>
      <w:r w:rsidR="00C11184">
        <w:rPr>
          <w:rFonts w:cs="Times New Roman" w:hint="eastAsia"/>
          <w:color w:val="000000" w:themeColor="text1"/>
        </w:rPr>
        <w:instrText>1.406%</w:instrText>
      </w:r>
      <w:r w:rsidR="00C11184">
        <w:rPr>
          <w:rFonts w:cs="Times New Roman" w:hint="eastAsia"/>
          <w:color w:val="000000" w:themeColor="text1"/>
        </w:rPr>
        <w:instrText>、</w:instrText>
      </w:r>
      <w:r w:rsidR="00C11184">
        <w:rPr>
          <w:rFonts w:cs="Times New Roman" w:hint="eastAsia"/>
          <w:color w:val="000000" w:themeColor="text1"/>
        </w:rPr>
        <w:instrText>6.246%</w:instrText>
      </w:r>
      <w:r w:rsidR="00C11184">
        <w:rPr>
          <w:rFonts w:cs="Times New Roman" w:hint="eastAsia"/>
          <w:color w:val="000000" w:themeColor="text1"/>
        </w:rPr>
        <w:instrText>、</w:instrText>
      </w:r>
      <w:r w:rsidR="00C11184">
        <w:rPr>
          <w:rFonts w:cs="Times New Roman" w:hint="eastAsia"/>
          <w:color w:val="000000" w:themeColor="text1"/>
        </w:rPr>
        <w:instrText>1.533%</w:instrText>
      </w:r>
      <w:r w:rsidR="00C11184">
        <w:rPr>
          <w:rFonts w:cs="Times New Roman" w:hint="eastAsia"/>
          <w:color w:val="000000" w:themeColor="text1"/>
        </w:rPr>
        <w:instrText>和</w:instrText>
      </w:r>
      <w:r w:rsidR="00C11184">
        <w:rPr>
          <w:rFonts w:cs="Times New Roman" w:hint="eastAsia"/>
          <w:color w:val="000000" w:themeColor="text1"/>
        </w:rPr>
        <w:instrText>4.465%</w:instrText>
      </w:r>
      <w:r w:rsidR="00C11184">
        <w:rPr>
          <w:rFonts w:cs="Times New Roman" w:hint="eastAsia"/>
          <w:color w:val="000000" w:themeColor="text1"/>
        </w:rPr>
        <w:instrText>，预测精度普遍提高</w:instrText>
      </w:r>
      <w:r w:rsidR="00C11184">
        <w:rPr>
          <w:rFonts w:cs="Times New Roman" w:hint="eastAsia"/>
          <w:color w:val="000000" w:themeColor="text1"/>
        </w:rPr>
        <w:instrText>2</w:instrText>
      </w:r>
      <w:r w:rsidR="00C11184">
        <w:rPr>
          <w:rFonts w:cs="Times New Roman" w:hint="eastAsia"/>
          <w:color w:val="000000" w:themeColor="text1"/>
        </w:rPr>
        <w:instrText>倍以上，误差波形也更加平稳。</w:instrText>
      </w:r>
      <w:r w:rsidR="00C11184">
        <w:rPr>
          <w:rFonts w:cs="Times New Roman" w:hint="eastAsia"/>
          <w:color w:val="000000" w:themeColor="text1"/>
        </w:rPr>
        <w:instrText>IPSO-CNN-LSTM</w:instrText>
      </w:r>
      <w:r w:rsidR="00C11184">
        <w:rPr>
          <w:rFonts w:cs="Times New Roman" w:hint="eastAsia"/>
          <w:color w:val="000000" w:themeColor="text1"/>
        </w:rPr>
        <w:instrText>混合模型预测具备较高的精度和跟随性，在一些峰值错动比较大的位置都具有较好的表现，掘进参数的综合预测精度均能达到</w:instrText>
      </w:r>
      <w:r w:rsidR="00C11184">
        <w:rPr>
          <w:rFonts w:cs="Times New Roman" w:hint="eastAsia"/>
          <w:color w:val="000000" w:themeColor="text1"/>
        </w:rPr>
        <w:instrText>95%</w:instrText>
      </w:r>
      <w:r w:rsidR="00C11184">
        <w:rPr>
          <w:rFonts w:cs="Times New Roman" w:hint="eastAsia"/>
          <w:color w:val="000000" w:themeColor="text1"/>
        </w:rPr>
        <w:instrText>以上，决定系数</w:instrText>
      </w:r>
      <w:r w:rsidR="00C11184">
        <w:rPr>
          <w:rFonts w:cs="Times New Roman" w:hint="eastAsia"/>
          <w:color w:val="000000" w:themeColor="text1"/>
        </w:rPr>
        <w:instrText>R2</w:instrText>
      </w:r>
      <w:r w:rsidR="00C11184">
        <w:rPr>
          <w:rFonts w:cs="Times New Roman" w:hint="eastAsia"/>
          <w:color w:val="000000" w:themeColor="text1"/>
        </w:rPr>
        <w:instrText>保持在</w:instrText>
      </w:r>
      <w:r w:rsidR="00C11184">
        <w:rPr>
          <w:rFonts w:cs="Times New Roman" w:hint="eastAsia"/>
          <w:color w:val="000000" w:themeColor="text1"/>
        </w:rPr>
        <w:instrText>0.9</w:instrText>
      </w:r>
      <w:r w:rsidR="00C11184">
        <w:rPr>
          <w:rFonts w:cs="Times New Roman" w:hint="eastAsia"/>
          <w:color w:val="000000" w:themeColor="text1"/>
        </w:rPr>
        <w:instrText>以上，预测值和目标值具有较高的线性相关性，所提出的模型能够为实际工程掘进参数预测提供指导，进一步提升盾构掘进智能建造水平。</w:instrText>
      </w:r>
      <w:r w:rsidR="00C11184">
        <w:rPr>
          <w:rFonts w:cs="Times New Roman" w:hint="eastAsia"/>
          <w:color w:val="000000" w:themeColor="text1"/>
        </w:rPr>
        <w:instrText>","call-number":"43-1423/U","citation-key":"zhuzixu;shichenghua;chenhaiyong;leimingfeng;wangzuxian;zhangmingshu;zhoutianshun;_kaoluipsoyouhuadecnnlstmdungoujuejincanshuhunheyucemoxing_2025","container-title":"</w:instrText>
      </w:r>
      <w:r w:rsidR="00C11184">
        <w:rPr>
          <w:rFonts w:cs="Times New Roman" w:hint="eastAsia"/>
          <w:color w:val="000000" w:themeColor="text1"/>
        </w:rPr>
        <w:instrText>铁道科学与工程学报</w:instrText>
      </w:r>
      <w:r w:rsidR="00C11184">
        <w:rPr>
          <w:rFonts w:cs="Times New Roman" w:hint="eastAsia"/>
          <w:color w:val="000000" w:themeColor="text1"/>
        </w:rPr>
        <w:instrText>","ISSN":"1672-7029","issue":"06 vo 22","language":"</w:instrText>
      </w:r>
      <w:r w:rsidR="00C11184">
        <w:rPr>
          <w:rFonts w:cs="Times New Roman" w:hint="eastAsia"/>
          <w:color w:val="000000" w:themeColor="text1"/>
        </w:rPr>
        <w:instrText>中文</w:instrText>
      </w:r>
      <w:r w:rsidR="00C11184">
        <w:rPr>
          <w:rFonts w:cs="Times New Roman" w:hint="eastAsia"/>
          <w:color w:val="000000" w:themeColor="text1"/>
        </w:rPr>
        <w:instrText>;","page":"2690-2702","title":"</w:instrText>
      </w:r>
      <w:r w:rsidR="00C11184">
        <w:rPr>
          <w:rFonts w:cs="Times New Roman" w:hint="eastAsia"/>
          <w:color w:val="000000" w:themeColor="text1"/>
        </w:rPr>
        <w:instrText>考虑</w:instrText>
      </w:r>
      <w:r w:rsidR="00C11184">
        <w:rPr>
          <w:rFonts w:cs="Times New Roman" w:hint="eastAsia"/>
          <w:color w:val="000000" w:themeColor="text1"/>
        </w:rPr>
        <w:instrText>IPSO</w:instrText>
      </w:r>
      <w:r w:rsidR="00C11184">
        <w:rPr>
          <w:rFonts w:cs="Times New Roman" w:hint="eastAsia"/>
          <w:color w:val="000000" w:themeColor="text1"/>
        </w:rPr>
        <w:instrText>优化的</w:instrText>
      </w:r>
      <w:r w:rsidR="00C11184">
        <w:rPr>
          <w:rFonts w:cs="Times New Roman" w:hint="eastAsia"/>
          <w:color w:val="000000" w:themeColor="text1"/>
        </w:rPr>
        <w:instrText>CNN-LSTM</w:instrText>
      </w:r>
      <w:r w:rsidR="00C11184">
        <w:rPr>
          <w:rFonts w:cs="Times New Roman" w:hint="eastAsia"/>
          <w:color w:val="000000" w:themeColor="text1"/>
        </w:rPr>
        <w:instrText>盾构掘进参数混合预测模型</w:instrText>
      </w:r>
      <w:r w:rsidR="00C11184">
        <w:rPr>
          <w:rFonts w:cs="Times New Roman" w:hint="eastAsia"/>
          <w:color w:val="000000" w:themeColor="text1"/>
        </w:rPr>
        <w:instrText>","author":[{"family":"</w:instrText>
      </w:r>
      <w:r w:rsidR="00C11184">
        <w:rPr>
          <w:rFonts w:cs="Times New Roman" w:hint="eastAsia"/>
          <w:color w:val="000000" w:themeColor="text1"/>
        </w:rPr>
        <w:instrText>朱仔旭</w:instrText>
      </w:r>
      <w:r w:rsidR="00C11184">
        <w:rPr>
          <w:rFonts w:cs="Times New Roman" w:hint="eastAsia"/>
          <w:color w:val="000000" w:themeColor="text1"/>
        </w:rPr>
        <w:instrText>;</w:instrText>
      </w:r>
      <w:r w:rsidR="00C11184">
        <w:rPr>
          <w:rFonts w:cs="Times New Roman" w:hint="eastAsia"/>
          <w:color w:val="000000" w:themeColor="text1"/>
        </w:rPr>
        <w:instrText>施成华</w:instrText>
      </w:r>
      <w:r w:rsidR="00C11184">
        <w:rPr>
          <w:rFonts w:cs="Times New Roman" w:hint="eastAsia"/>
          <w:color w:val="000000" w:themeColor="text1"/>
        </w:rPr>
        <w:instrText>;</w:instrText>
      </w:r>
      <w:r w:rsidR="00C11184">
        <w:rPr>
          <w:rFonts w:cs="Times New Roman" w:hint="eastAsia"/>
          <w:color w:val="000000" w:themeColor="text1"/>
        </w:rPr>
        <w:instrText>陈海勇</w:instrText>
      </w:r>
      <w:r w:rsidR="00C11184">
        <w:rPr>
          <w:rFonts w:cs="Times New Roman" w:hint="eastAsia"/>
          <w:color w:val="000000" w:themeColor="text1"/>
        </w:rPr>
        <w:instrText>;</w:instrText>
      </w:r>
      <w:r w:rsidR="00C11184">
        <w:rPr>
          <w:rFonts w:cs="Times New Roman" w:hint="eastAsia"/>
          <w:color w:val="000000" w:themeColor="text1"/>
        </w:rPr>
        <w:instrText>雷明锋</w:instrText>
      </w:r>
      <w:r w:rsidR="00C11184">
        <w:rPr>
          <w:rFonts w:cs="Times New Roman" w:hint="eastAsia"/>
          <w:color w:val="000000" w:themeColor="text1"/>
        </w:rPr>
        <w:instrText>;</w:instrText>
      </w:r>
      <w:r w:rsidR="00C11184">
        <w:rPr>
          <w:rFonts w:cs="Times New Roman" w:hint="eastAsia"/>
          <w:color w:val="000000" w:themeColor="text1"/>
        </w:rPr>
        <w:instrText>王祖贤</w:instrText>
      </w:r>
      <w:r w:rsidR="00C11184">
        <w:rPr>
          <w:rFonts w:cs="Times New Roman" w:hint="eastAsia"/>
          <w:color w:val="000000" w:themeColor="text1"/>
        </w:rPr>
        <w:instrText>;</w:instrText>
      </w:r>
      <w:r w:rsidR="00C11184">
        <w:rPr>
          <w:rFonts w:cs="Times New Roman" w:hint="eastAsia"/>
          <w:color w:val="000000" w:themeColor="text1"/>
        </w:rPr>
        <w:instrText>张明书</w:instrText>
      </w:r>
      <w:r w:rsidR="00C11184">
        <w:rPr>
          <w:rFonts w:cs="Times New Roman" w:hint="eastAsia"/>
          <w:color w:val="000000" w:themeColor="text1"/>
        </w:rPr>
        <w:instrText>;</w:instrText>
      </w:r>
      <w:r w:rsidR="00C11184">
        <w:rPr>
          <w:rFonts w:cs="Times New Roman" w:hint="eastAsia"/>
          <w:color w:val="000000" w:themeColor="text1"/>
        </w:rPr>
        <w:instrText>周天顺</w:instrText>
      </w:r>
      <w:r w:rsidR="00C11184">
        <w:rPr>
          <w:rFonts w:cs="Times New Roman" w:hint="eastAsia"/>
          <w:color w:val="000000" w:themeColor="text1"/>
        </w:rPr>
        <w:instrText xml:space="preserve">;","given":""}],"issued":{"date-parts":[["2025"]]}}}],"schema":"https://github.com/citation-style-language/schema/raw/master/csl-citation.json"} </w:instrText>
      </w:r>
      <w:r w:rsidR="00C11184">
        <w:rPr>
          <w:rFonts w:cs="Times New Roman"/>
          <w:color w:val="000000" w:themeColor="text1"/>
        </w:rPr>
        <w:fldChar w:fldCharType="separate"/>
      </w:r>
      <w:r w:rsidR="00C11184" w:rsidRPr="00C11184">
        <w:rPr>
          <w:rFonts w:cs="Times New Roman"/>
          <w:kern w:val="0"/>
          <w:vertAlign w:val="superscript"/>
        </w:rPr>
        <w:t>[21]</w:t>
      </w:r>
      <w:r w:rsidR="00C11184">
        <w:rPr>
          <w:rFonts w:cs="Times New Roman"/>
          <w:color w:val="000000" w:themeColor="text1"/>
        </w:rPr>
        <w:fldChar w:fldCharType="end"/>
      </w:r>
      <w:r w:rsidRPr="00846943">
        <w:rPr>
          <w:rFonts w:cs="Times New Roman"/>
          <w:color w:val="000000" w:themeColor="text1"/>
        </w:rPr>
        <w:t>/GRU</w:t>
      </w:r>
      <w:r w:rsidRPr="00846943">
        <w:rPr>
          <w:rFonts w:cs="Times New Roman"/>
          <w:color w:val="000000" w:themeColor="text1"/>
        </w:rPr>
        <w:t>）：通过隐状态刻画时序依赖，但训练串行、长序列上梯度易衰减，且多数工作仅针对单一</w:t>
      </w:r>
      <w:r w:rsidRPr="00846943">
        <w:rPr>
          <w:rFonts w:cs="Times New Roman"/>
          <w:color w:val="000000" w:themeColor="text1"/>
        </w:rPr>
        <w:t xml:space="preserve"> </w:t>
      </w:r>
      <w:r w:rsidRPr="00287FF6">
        <w:rPr>
          <w:rFonts w:cs="Times New Roman"/>
          <w:color w:val="000000" w:themeColor="text1"/>
          <w:rPrChange w:id="13" w:author="#CUI SHUAIWEN#" w:date="2026-02-12T23:48:00Z" w16du:dateUtc="2026-02-12T15:48:00Z">
            <w:rPr>
              <w:rFonts w:cs="Times New Roman"/>
              <w:i/>
              <w:iCs/>
              <w:color w:val="000000" w:themeColor="text1"/>
            </w:rPr>
          </w:rPrChange>
        </w:rPr>
        <w:t>(</w:t>
      </w:r>
      <w:r w:rsidRPr="00DE079E">
        <w:rPr>
          <w:rFonts w:cs="Times New Roman"/>
          <w:i/>
          <w:iCs/>
          <w:color w:val="000000" w:themeColor="text1"/>
        </w:rPr>
        <w:t>T, H</w:t>
      </w:r>
      <w:r w:rsidRPr="00287FF6">
        <w:rPr>
          <w:rFonts w:cs="Times New Roman"/>
          <w:color w:val="000000" w:themeColor="text1"/>
          <w:rPrChange w:id="14" w:author="#CUI SHUAIWEN#" w:date="2026-02-12T23:48:00Z" w16du:dateUtc="2026-02-12T15:48:00Z">
            <w:rPr>
              <w:rFonts w:cs="Times New Roman"/>
              <w:i/>
              <w:iCs/>
              <w:color w:val="000000" w:themeColor="text1"/>
            </w:rPr>
          </w:rPrChange>
        </w:rPr>
        <w:t>)</w:t>
      </w:r>
      <w:r w:rsidRPr="00846943">
        <w:rPr>
          <w:rFonts w:cs="Times New Roman"/>
          <w:color w:val="000000" w:themeColor="text1"/>
        </w:rPr>
        <w:t xml:space="preserve"> </w:t>
      </w:r>
      <w:r w:rsidRPr="00846943">
        <w:rPr>
          <w:rFonts w:cs="Times New Roman"/>
          <w:color w:val="000000" w:themeColor="text1"/>
        </w:rPr>
        <w:t>评估</w:t>
      </w:r>
      <w:r w:rsidR="008B5DEC">
        <w:rPr>
          <w:rFonts w:cs="Times New Roman"/>
          <w:color w:val="000000" w:themeColor="text1"/>
        </w:rPr>
        <w:fldChar w:fldCharType="begin"/>
      </w:r>
      <w:r w:rsidR="00C11184">
        <w:rPr>
          <w:rFonts w:cs="Times New Roman"/>
          <w:color w:val="000000" w:themeColor="text1"/>
        </w:rPr>
        <w:instrText xml:space="preserve"> ADDIN ZOTERO_ITEM CSL_CITATION {"citationID":"tArIxH5v","properties":{"formattedCitation":"\\super [22,23]\\nosupersub{}","plainCitation":"[22,23]","noteIndex":0},"citationItems":[{"id":1631,"uris":["http://zotero.org/users/12299105/items/RSU4RM49"],"ite</w:instrText>
      </w:r>
      <w:r w:rsidR="00C11184">
        <w:rPr>
          <w:rFonts w:cs="Times New Roman" w:hint="eastAsia"/>
          <w:color w:val="000000" w:themeColor="text1"/>
        </w:rPr>
        <w:instrText>mData":{"id":1631,"type":"article-journal","abstract":"</w:instrText>
      </w:r>
      <w:r w:rsidR="00C11184">
        <w:rPr>
          <w:rFonts w:cs="Times New Roman" w:hint="eastAsia"/>
          <w:color w:val="000000" w:themeColor="text1"/>
        </w:rPr>
        <w:instrText>盾构掘进过程中</w:instrText>
      </w:r>
      <w:r w:rsidR="00C11184">
        <w:rPr>
          <w:rFonts w:cs="Times New Roman" w:hint="eastAsia"/>
          <w:color w:val="000000" w:themeColor="text1"/>
        </w:rPr>
        <w:instrText>,</w:instrText>
      </w:r>
      <w:r w:rsidR="00C11184">
        <w:rPr>
          <w:rFonts w:cs="Times New Roman" w:hint="eastAsia"/>
          <w:color w:val="000000" w:themeColor="text1"/>
        </w:rPr>
        <w:instrText>为防止地表沉降或隆起</w:instrText>
      </w:r>
      <w:r w:rsidR="00C11184">
        <w:rPr>
          <w:rFonts w:cs="Times New Roman" w:hint="eastAsia"/>
          <w:color w:val="000000" w:themeColor="text1"/>
        </w:rPr>
        <w:instrText>,</w:instrText>
      </w:r>
      <w:r w:rsidR="00C11184">
        <w:rPr>
          <w:rFonts w:cs="Times New Roman" w:hint="eastAsia"/>
          <w:color w:val="000000" w:themeColor="text1"/>
        </w:rPr>
        <w:instrText>土仓压力的预测与控制至关重要</w:instrText>
      </w:r>
      <w:r w:rsidR="00C11184">
        <w:rPr>
          <w:rFonts w:cs="Times New Roman" w:hint="eastAsia"/>
          <w:color w:val="000000" w:themeColor="text1"/>
        </w:rPr>
        <w:instrText>.</w:instrText>
      </w:r>
      <w:r w:rsidR="00C11184">
        <w:rPr>
          <w:rFonts w:cs="Times New Roman" w:hint="eastAsia"/>
          <w:color w:val="000000" w:themeColor="text1"/>
        </w:rPr>
        <w:instrText>本文基于哈尔滨地铁</w:instrText>
      </w:r>
      <w:r w:rsidR="00C11184">
        <w:rPr>
          <w:rFonts w:cs="Times New Roman" w:hint="eastAsia"/>
          <w:color w:val="000000" w:themeColor="text1"/>
        </w:rPr>
        <w:instrText>3</w:instrText>
      </w:r>
      <w:r w:rsidR="00C11184">
        <w:rPr>
          <w:rFonts w:cs="Times New Roman" w:hint="eastAsia"/>
          <w:color w:val="000000" w:themeColor="text1"/>
        </w:rPr>
        <w:instrText>号线大有坊—太平桥区间右线盾构掘进监测数据</w:instrText>
      </w:r>
      <w:r w:rsidR="00C11184">
        <w:rPr>
          <w:rFonts w:cs="Times New Roman" w:hint="eastAsia"/>
          <w:color w:val="000000" w:themeColor="text1"/>
        </w:rPr>
        <w:instrText>,</w:instrText>
      </w:r>
      <w:r w:rsidR="00C11184">
        <w:rPr>
          <w:rFonts w:cs="Times New Roman" w:hint="eastAsia"/>
          <w:color w:val="000000" w:themeColor="text1"/>
        </w:rPr>
        <w:instrText>建立了一种基于粒子群算法优化的</w:instrText>
      </w:r>
      <w:r w:rsidR="00C11184">
        <w:rPr>
          <w:rFonts w:cs="Times New Roman" w:hint="eastAsia"/>
          <w:color w:val="000000" w:themeColor="text1"/>
        </w:rPr>
        <w:instrText>BP</w:instrText>
      </w:r>
      <w:r w:rsidR="00C11184">
        <w:rPr>
          <w:rFonts w:cs="Times New Roman" w:hint="eastAsia"/>
          <w:color w:val="000000" w:themeColor="text1"/>
        </w:rPr>
        <w:instrText>神经网络</w:instrText>
      </w:r>
      <w:r w:rsidR="00C11184">
        <w:rPr>
          <w:rFonts w:cs="Times New Roman" w:hint="eastAsia"/>
          <w:color w:val="000000" w:themeColor="text1"/>
        </w:rPr>
        <w:instrText>(PSO-BP)</w:instrText>
      </w:r>
      <w:r w:rsidR="00C11184">
        <w:rPr>
          <w:rFonts w:cs="Times New Roman" w:hint="eastAsia"/>
          <w:color w:val="000000" w:themeColor="text1"/>
        </w:rPr>
        <w:instrText>的土仓压力预测模型</w:instrText>
      </w:r>
      <w:r w:rsidR="00C11184">
        <w:rPr>
          <w:rFonts w:cs="Times New Roman" w:hint="eastAsia"/>
          <w:color w:val="000000" w:themeColor="text1"/>
        </w:rPr>
        <w:instrText>.</w:instrText>
      </w:r>
      <w:r w:rsidR="00C11184">
        <w:rPr>
          <w:rFonts w:cs="Times New Roman" w:hint="eastAsia"/>
          <w:color w:val="000000" w:themeColor="text1"/>
        </w:rPr>
        <w:instrText>该模型以螺旋机转速、刀盘扭矩、推进速度、刀盘转速、加泥流量、总推进力为输入</w:instrText>
      </w:r>
      <w:r w:rsidR="00C11184">
        <w:rPr>
          <w:rFonts w:cs="Times New Roman" w:hint="eastAsia"/>
          <w:color w:val="000000" w:themeColor="text1"/>
        </w:rPr>
        <w:instrText>,</w:instrText>
      </w:r>
      <w:r w:rsidR="00C11184">
        <w:rPr>
          <w:rFonts w:cs="Times New Roman" w:hint="eastAsia"/>
          <w:color w:val="000000" w:themeColor="text1"/>
        </w:rPr>
        <w:instrText>以土仓压力为输出</w:instrText>
      </w:r>
      <w:r w:rsidR="00C11184">
        <w:rPr>
          <w:rFonts w:cs="Times New Roman" w:hint="eastAsia"/>
          <w:color w:val="000000" w:themeColor="text1"/>
        </w:rPr>
        <w:instrText>,</w:instrText>
      </w:r>
      <w:r w:rsidR="00C11184">
        <w:rPr>
          <w:rFonts w:cs="Times New Roman" w:hint="eastAsia"/>
          <w:color w:val="000000" w:themeColor="text1"/>
        </w:rPr>
        <w:instrText>在测试集上预测平均绝对百分比误差</w:instrText>
      </w:r>
      <w:r w:rsidR="00C11184">
        <w:rPr>
          <w:rFonts w:cs="Times New Roman" w:hint="eastAsia"/>
          <w:color w:val="000000" w:themeColor="text1"/>
        </w:rPr>
        <w:instrText>(MAPE)</w:instrText>
      </w:r>
      <w:r w:rsidR="00C11184">
        <w:rPr>
          <w:rFonts w:cs="Times New Roman" w:hint="eastAsia"/>
          <w:color w:val="000000" w:themeColor="text1"/>
        </w:rPr>
        <w:instrText>为</w:instrText>
      </w:r>
      <w:r w:rsidR="00C11184">
        <w:rPr>
          <w:rFonts w:cs="Times New Roman" w:hint="eastAsia"/>
          <w:color w:val="000000" w:themeColor="text1"/>
        </w:rPr>
        <w:instrText>6.28%,</w:instrText>
      </w:r>
      <w:r w:rsidR="00C11184">
        <w:rPr>
          <w:rFonts w:cs="Times New Roman" w:hint="eastAsia"/>
          <w:color w:val="000000" w:themeColor="text1"/>
        </w:rPr>
        <w:instrText>可决系数</w:instrText>
      </w:r>
      <w:r w:rsidR="00C11184">
        <w:rPr>
          <w:rFonts w:cs="Times New Roman" w:hint="eastAsia"/>
          <w:color w:val="000000" w:themeColor="text1"/>
        </w:rPr>
        <w:instrText>(R~2)</w:instrText>
      </w:r>
      <w:r w:rsidR="00C11184">
        <w:rPr>
          <w:rFonts w:cs="Times New Roman" w:hint="eastAsia"/>
          <w:color w:val="000000" w:themeColor="text1"/>
        </w:rPr>
        <w:instrText>为</w:instrText>
      </w:r>
      <w:r w:rsidR="00C11184">
        <w:rPr>
          <w:rFonts w:cs="Times New Roman" w:hint="eastAsia"/>
          <w:color w:val="000000" w:themeColor="text1"/>
        </w:rPr>
        <w:instrText>0.8313,</w:instrText>
      </w:r>
      <w:r w:rsidR="00C11184">
        <w:rPr>
          <w:rFonts w:cs="Times New Roman" w:hint="eastAsia"/>
          <w:color w:val="000000" w:themeColor="text1"/>
        </w:rPr>
        <w:instrText>能较精确地预测土仓压力</w:instrText>
      </w:r>
      <w:r w:rsidR="00C11184">
        <w:rPr>
          <w:rFonts w:cs="Times New Roman" w:hint="eastAsia"/>
          <w:color w:val="000000" w:themeColor="text1"/>
        </w:rPr>
        <w:instrText>.</w:instrText>
      </w:r>
      <w:r w:rsidR="00C11184">
        <w:rPr>
          <w:rFonts w:cs="Times New Roman" w:hint="eastAsia"/>
          <w:color w:val="000000" w:themeColor="text1"/>
        </w:rPr>
        <w:instrText>选用全局敏感性分析方法</w:instrText>
      </w:r>
      <w:r w:rsidR="00C11184">
        <w:rPr>
          <w:rFonts w:cs="Times New Roman" w:hint="eastAsia"/>
          <w:color w:val="000000" w:themeColor="text1"/>
        </w:rPr>
        <w:instrText>,</w:instrText>
      </w:r>
      <w:r w:rsidR="00C11184">
        <w:rPr>
          <w:rFonts w:cs="Times New Roman" w:hint="eastAsia"/>
          <w:color w:val="000000" w:themeColor="text1"/>
        </w:rPr>
        <w:instrText>获取了不同掘进参数的总敏感性排序</w:instrText>
      </w:r>
      <w:r w:rsidR="00C11184">
        <w:rPr>
          <w:rFonts w:cs="Times New Roman" w:hint="eastAsia"/>
          <w:color w:val="000000" w:themeColor="text1"/>
        </w:rPr>
        <w:instrText>:</w:instrText>
      </w:r>
      <w:r w:rsidR="00C11184">
        <w:rPr>
          <w:rFonts w:cs="Times New Roman" w:hint="eastAsia"/>
          <w:color w:val="000000" w:themeColor="text1"/>
        </w:rPr>
        <w:instrText>加泥流量</w:instrText>
      </w:r>
      <w:r w:rsidR="00C11184">
        <w:rPr>
          <w:rFonts w:cs="Times New Roman" w:hint="eastAsia"/>
          <w:color w:val="000000" w:themeColor="text1"/>
        </w:rPr>
        <w:instrText>&gt;</w:instrText>
      </w:r>
      <w:r w:rsidR="00C11184">
        <w:rPr>
          <w:rFonts w:cs="Times New Roman" w:hint="eastAsia"/>
          <w:color w:val="000000" w:themeColor="text1"/>
        </w:rPr>
        <w:instrText>螺旋机转速</w:instrText>
      </w:r>
      <w:r w:rsidR="00C11184">
        <w:rPr>
          <w:rFonts w:cs="Times New Roman" w:hint="eastAsia"/>
          <w:color w:val="000000" w:themeColor="text1"/>
        </w:rPr>
        <w:instrText>&gt;</w:instrText>
      </w:r>
      <w:r w:rsidR="00C11184">
        <w:rPr>
          <w:rFonts w:cs="Times New Roman" w:hint="eastAsia"/>
          <w:color w:val="000000" w:themeColor="text1"/>
        </w:rPr>
        <w:instrText>总推进力</w:instrText>
      </w:r>
      <w:r w:rsidR="00C11184">
        <w:rPr>
          <w:rFonts w:cs="Times New Roman" w:hint="eastAsia"/>
          <w:color w:val="000000" w:themeColor="text1"/>
        </w:rPr>
        <w:instrText>&gt;</w:instrText>
      </w:r>
      <w:r w:rsidR="00C11184">
        <w:rPr>
          <w:rFonts w:cs="Times New Roman" w:hint="eastAsia"/>
          <w:color w:val="000000" w:themeColor="text1"/>
        </w:rPr>
        <w:instrText>刀盘扭矩</w:instrText>
      </w:r>
      <w:r w:rsidR="00C11184">
        <w:rPr>
          <w:rFonts w:cs="Times New Roman" w:hint="eastAsia"/>
          <w:color w:val="000000" w:themeColor="text1"/>
        </w:rPr>
        <w:instrText>&gt;</w:instrText>
      </w:r>
      <w:r w:rsidR="00C11184">
        <w:rPr>
          <w:rFonts w:cs="Times New Roman" w:hint="eastAsia"/>
          <w:color w:val="000000" w:themeColor="text1"/>
        </w:rPr>
        <w:instrText>刀盘转速</w:instrText>
      </w:r>
      <w:r w:rsidR="00C11184">
        <w:rPr>
          <w:rFonts w:cs="Times New Roman" w:hint="eastAsia"/>
          <w:color w:val="000000" w:themeColor="text1"/>
        </w:rPr>
        <w:instrText>&gt;</w:instrText>
      </w:r>
      <w:r w:rsidR="00C11184">
        <w:rPr>
          <w:rFonts w:cs="Times New Roman" w:hint="eastAsia"/>
          <w:color w:val="000000" w:themeColor="text1"/>
        </w:rPr>
        <w:instrText>推进速度</w:instrText>
      </w:r>
      <w:r w:rsidR="00C11184">
        <w:rPr>
          <w:rFonts w:cs="Times New Roman" w:hint="eastAsia"/>
          <w:color w:val="000000" w:themeColor="text1"/>
        </w:rPr>
        <w:instrText>,</w:instrText>
      </w:r>
      <w:r w:rsidR="00C11184">
        <w:rPr>
          <w:rFonts w:cs="Times New Roman" w:hint="eastAsia"/>
          <w:color w:val="000000" w:themeColor="text1"/>
        </w:rPr>
        <w:instrText>并分析了不同掘进参数耦合作用对土仓压力的影响</w:instrText>
      </w:r>
      <w:r w:rsidR="00C11184">
        <w:rPr>
          <w:rFonts w:cs="Times New Roman" w:hint="eastAsia"/>
          <w:color w:val="000000" w:themeColor="text1"/>
        </w:rPr>
        <w:instrText>.</w:instrText>
      </w:r>
      <w:r w:rsidR="00C11184">
        <w:rPr>
          <w:rFonts w:cs="Times New Roman" w:hint="eastAsia"/>
          <w:color w:val="000000" w:themeColor="text1"/>
        </w:rPr>
        <w:instrText>采用多项式拟合的方法</w:instrText>
      </w:r>
      <w:r w:rsidR="00C11184">
        <w:rPr>
          <w:rFonts w:cs="Times New Roman" w:hint="eastAsia"/>
          <w:color w:val="000000" w:themeColor="text1"/>
        </w:rPr>
        <w:instrText>,</w:instrText>
      </w:r>
      <w:r w:rsidR="00C11184">
        <w:rPr>
          <w:rFonts w:cs="Times New Roman" w:hint="eastAsia"/>
          <w:color w:val="000000" w:themeColor="text1"/>
        </w:rPr>
        <w:instrText>得到了掘进参数与土仓压力之间的函数关系式</w:instrText>
      </w:r>
      <w:r w:rsidR="00C11184">
        <w:rPr>
          <w:rFonts w:cs="Times New Roman" w:hint="eastAsia"/>
          <w:color w:val="000000" w:themeColor="text1"/>
        </w:rPr>
        <w:instrText>.</w:instrText>
      </w:r>
      <w:r w:rsidR="00C11184">
        <w:rPr>
          <w:rFonts w:cs="Times New Roman" w:hint="eastAsia"/>
          <w:color w:val="000000" w:themeColor="text1"/>
        </w:rPr>
        <w:instrText>研究结果可为实现盾构土压平衡过程中掘进参数的合理高效调节提供新的思路</w:instrText>
      </w:r>
      <w:r w:rsidR="00C11184">
        <w:rPr>
          <w:rFonts w:cs="Times New Roman" w:hint="eastAsia"/>
          <w:color w:val="000000" w:themeColor="text1"/>
        </w:rPr>
        <w:instrText>.","call-number":"11-3242/TB","citation-key":"linchunjin;yangxiaoda;gongyingjie;dingwantao;chengxudong;liuyunsheng;_jiyupsobpdetuyadungoutucangyaliyucemoxingjijuejincanshuminganxingfenxi_2021","container-title":"</w:instrText>
      </w:r>
      <w:r w:rsidR="00C11184">
        <w:rPr>
          <w:rFonts w:cs="Times New Roman" w:hint="eastAsia"/>
          <w:color w:val="000000" w:themeColor="text1"/>
        </w:rPr>
        <w:instrText>应用基础与工程科学学报</w:instrText>
      </w:r>
      <w:r w:rsidR="00C11184">
        <w:rPr>
          <w:rFonts w:cs="Times New Roman" w:hint="eastAsia"/>
          <w:color w:val="000000" w:themeColor="text1"/>
        </w:rPr>
        <w:instrText>","ISSN":"1005-0930","issue":"05 vo 29","language":"</w:instrText>
      </w:r>
      <w:r w:rsidR="00C11184">
        <w:rPr>
          <w:rFonts w:cs="Times New Roman" w:hint="eastAsia"/>
          <w:color w:val="000000" w:themeColor="text1"/>
        </w:rPr>
        <w:instrText>中文</w:instrText>
      </w:r>
      <w:r w:rsidR="00C11184">
        <w:rPr>
          <w:rFonts w:cs="Times New Roman" w:hint="eastAsia"/>
          <w:color w:val="000000" w:themeColor="text1"/>
        </w:rPr>
        <w:instrText>;","page":"1220-1233","title":"</w:instrText>
      </w:r>
      <w:r w:rsidR="00C11184">
        <w:rPr>
          <w:rFonts w:cs="Times New Roman" w:hint="eastAsia"/>
          <w:color w:val="000000" w:themeColor="text1"/>
        </w:rPr>
        <w:instrText>基于</w:instrText>
      </w:r>
      <w:r w:rsidR="00C11184">
        <w:rPr>
          <w:rFonts w:cs="Times New Roman" w:hint="eastAsia"/>
          <w:color w:val="000000" w:themeColor="text1"/>
        </w:rPr>
        <w:instrText>PSO-BP</w:instrText>
      </w:r>
      <w:r w:rsidR="00C11184">
        <w:rPr>
          <w:rFonts w:cs="Times New Roman" w:hint="eastAsia"/>
          <w:color w:val="000000" w:themeColor="text1"/>
        </w:rPr>
        <w:instrText>的土压盾构土仓压力预测模型及掘进参数敏感性分析</w:instrText>
      </w:r>
      <w:r w:rsidR="00C11184">
        <w:rPr>
          <w:rFonts w:cs="Times New Roman" w:hint="eastAsia"/>
          <w:color w:val="000000" w:themeColor="text1"/>
        </w:rPr>
        <w:instrText>","author":[{"family":"</w:instrText>
      </w:r>
      <w:r w:rsidR="00C11184">
        <w:rPr>
          <w:rFonts w:cs="Times New Roman" w:hint="eastAsia"/>
          <w:color w:val="000000" w:themeColor="text1"/>
        </w:rPr>
        <w:instrText>林春金</w:instrText>
      </w:r>
      <w:r w:rsidR="00C11184">
        <w:rPr>
          <w:rFonts w:cs="Times New Roman" w:hint="eastAsia"/>
          <w:color w:val="000000" w:themeColor="text1"/>
        </w:rPr>
        <w:instrText>;</w:instrText>
      </w:r>
      <w:r w:rsidR="00C11184">
        <w:rPr>
          <w:rFonts w:cs="Times New Roman" w:hint="eastAsia"/>
          <w:color w:val="000000" w:themeColor="text1"/>
        </w:rPr>
        <w:instrText>杨晓达</w:instrText>
      </w:r>
      <w:r w:rsidR="00C11184">
        <w:rPr>
          <w:rFonts w:cs="Times New Roman" w:hint="eastAsia"/>
          <w:color w:val="000000" w:themeColor="text1"/>
        </w:rPr>
        <w:instrText>;</w:instrText>
      </w:r>
      <w:r w:rsidR="00C11184">
        <w:rPr>
          <w:rFonts w:cs="Times New Roman" w:hint="eastAsia"/>
          <w:color w:val="000000" w:themeColor="text1"/>
        </w:rPr>
        <w:instrText>龚英杰</w:instrText>
      </w:r>
      <w:r w:rsidR="00C11184">
        <w:rPr>
          <w:rFonts w:cs="Times New Roman" w:hint="eastAsia"/>
          <w:color w:val="000000" w:themeColor="text1"/>
        </w:rPr>
        <w:instrText>;</w:instrText>
      </w:r>
      <w:r w:rsidR="00C11184">
        <w:rPr>
          <w:rFonts w:cs="Times New Roman" w:hint="eastAsia"/>
          <w:color w:val="000000" w:themeColor="text1"/>
        </w:rPr>
        <w:instrText>丁万涛</w:instrText>
      </w:r>
      <w:r w:rsidR="00C11184">
        <w:rPr>
          <w:rFonts w:cs="Times New Roman" w:hint="eastAsia"/>
          <w:color w:val="000000" w:themeColor="text1"/>
        </w:rPr>
        <w:instrText>;</w:instrText>
      </w:r>
      <w:r w:rsidR="00C11184">
        <w:rPr>
          <w:rFonts w:cs="Times New Roman" w:hint="eastAsia"/>
          <w:color w:val="000000" w:themeColor="text1"/>
        </w:rPr>
        <w:instrText>程旭东</w:instrText>
      </w:r>
      <w:r w:rsidR="00C11184">
        <w:rPr>
          <w:rFonts w:cs="Times New Roman" w:hint="eastAsia"/>
          <w:color w:val="000000" w:themeColor="text1"/>
        </w:rPr>
        <w:instrText>;</w:instrText>
      </w:r>
      <w:r w:rsidR="00C11184">
        <w:rPr>
          <w:rFonts w:cs="Times New Roman" w:hint="eastAsia"/>
          <w:color w:val="000000" w:themeColor="text1"/>
        </w:rPr>
        <w:instrText>刘运生</w:instrText>
      </w:r>
      <w:r w:rsidR="00C11184">
        <w:rPr>
          <w:rFonts w:cs="Times New Roman" w:hint="eastAsia"/>
          <w:color w:val="000000" w:themeColor="text1"/>
        </w:rPr>
        <w:instrText>;","given":""}],"issued":{"date-parts":[["2021"]]}}},{"id":1627,"uris":["http://zotero.org/users/12299105/items/PGVGEUGY"],"itemData":{"id":1627,"type":"article-journal","abstract":"</w:instrText>
      </w:r>
      <w:r w:rsidR="00C11184">
        <w:rPr>
          <w:rFonts w:cs="Times New Roman" w:hint="eastAsia"/>
          <w:color w:val="000000" w:themeColor="text1"/>
        </w:rPr>
        <w:instrText>在盾构机实际施工过程中，对于刀盘扭矩的预估是盾构装备设计与施工调整的重要依据。地铁盾构施工区间往往穿越多个地层并历经复杂的地质环境，盾构机每掘进</w:instrText>
      </w:r>
      <w:r w:rsidR="00C11184">
        <w:rPr>
          <w:rFonts w:cs="Times New Roman" w:hint="eastAsia"/>
          <w:color w:val="000000" w:themeColor="text1"/>
        </w:rPr>
        <w:instrText>1</w:instrText>
      </w:r>
      <w:r w:rsidR="00C11184">
        <w:rPr>
          <w:rFonts w:cs="Times New Roman" w:hint="eastAsia"/>
          <w:color w:val="000000" w:themeColor="text1"/>
        </w:rPr>
        <w:instrText>环将会产生海量的地质参数与机械参数数据，对于庞大的数据体系，传统的统计分析方法已经无法满足数据量的需求。文章提出用机器学习算法结合数据预处理方法来对复合地层下的刀盘扭矩进行建模预测。鉴于盾构数据具有时间属性的特点，文章采用</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时序算法进行对比分析。首先采用数据预处理的方法进行数据清洗和特征筛选，之后将样本数据用于模型建立，最后对模型的适用性进行对比分析。分析结果表明，</w:instrText>
      </w:r>
      <w:r w:rsidR="00C11184">
        <w:rPr>
          <w:rFonts w:cs="Times New Roman" w:hint="eastAsia"/>
          <w:color w:val="000000" w:themeColor="text1"/>
        </w:rPr>
        <w:instrText>LSTM</w:instrText>
      </w:r>
      <w:r w:rsidR="00C11184">
        <w:rPr>
          <w:rFonts w:cs="Times New Roman" w:hint="eastAsia"/>
          <w:color w:val="000000" w:themeColor="text1"/>
        </w:rPr>
        <w:instrText>时序分析算法在盾构掘进参数预测方面具有更好的表现效果，平均误差率仅为</w:instrText>
      </w:r>
      <w:r w:rsidR="00C11184">
        <w:rPr>
          <w:rFonts w:cs="Times New Roman" w:hint="eastAsia"/>
          <w:color w:val="000000" w:themeColor="text1"/>
        </w:rPr>
        <w:instrText>5%</w:instrText>
      </w:r>
      <w:r w:rsidR="00C11184">
        <w:rPr>
          <w:rFonts w:cs="Times New Roman" w:hint="eastAsia"/>
          <w:color w:val="000000" w:themeColor="text1"/>
        </w:rPr>
        <w:instrText>左右，可以满足工程层面的需求。</w:instrText>
      </w:r>
      <w:r w:rsidR="00C11184">
        <w:rPr>
          <w:rFonts w:cs="Times New Roman" w:hint="eastAsia"/>
          <w:color w:val="000000" w:themeColor="text1"/>
        </w:rPr>
        <w:instrText>","call-number":"11-5183/U","citation-key":"jiangyuan;songkezhi;dingchangsheng;houhongchao;zhangjiale;zhuangsukun;_jiyupsosvryulstmsuanfadefuhedicengxiadaopanniujuyuceyufenxi_2022","container-title":"</w:instrText>
      </w:r>
      <w:r w:rsidR="00C11184">
        <w:rPr>
          <w:rFonts w:cs="Times New Roman" w:hint="eastAsia"/>
          <w:color w:val="000000" w:themeColor="text1"/>
        </w:rPr>
        <w:instrText>现代城市轨道交通</w:instrText>
      </w:r>
      <w:r w:rsidR="00C11184">
        <w:rPr>
          <w:rFonts w:cs="Times New Roman" w:hint="eastAsia"/>
          <w:color w:val="000000" w:themeColor="text1"/>
        </w:rPr>
        <w:instrText>","ISSN":"1672-7533","issue":"02","language":"</w:instrText>
      </w:r>
      <w:r w:rsidR="00C11184">
        <w:rPr>
          <w:rFonts w:cs="Times New Roman" w:hint="eastAsia"/>
          <w:color w:val="000000" w:themeColor="text1"/>
        </w:rPr>
        <w:instrText>中文</w:instrText>
      </w:r>
      <w:r w:rsidR="00C11184">
        <w:rPr>
          <w:rFonts w:cs="Times New Roman" w:hint="eastAsia"/>
          <w:color w:val="000000" w:themeColor="text1"/>
        </w:rPr>
        <w:instrText>;","page":"46-51","title":"</w:instrText>
      </w:r>
      <w:r w:rsidR="00C11184">
        <w:rPr>
          <w:rFonts w:cs="Times New Roman" w:hint="eastAsia"/>
          <w:color w:val="000000" w:themeColor="text1"/>
        </w:rPr>
        <w:instrText>基于</w:instrText>
      </w:r>
      <w:r w:rsidR="00C11184">
        <w:rPr>
          <w:rFonts w:cs="Times New Roman" w:hint="eastAsia"/>
          <w:color w:val="000000" w:themeColor="text1"/>
        </w:rPr>
        <w:instrText>PSO-SVR</w:instrText>
      </w:r>
      <w:r w:rsidR="00C11184">
        <w:rPr>
          <w:rFonts w:cs="Times New Roman" w:hint="eastAsia"/>
          <w:color w:val="000000" w:themeColor="text1"/>
        </w:rPr>
        <w:instrText>与</w:instrText>
      </w:r>
      <w:r w:rsidR="00C11184">
        <w:rPr>
          <w:rFonts w:cs="Times New Roman" w:hint="eastAsia"/>
          <w:color w:val="000000" w:themeColor="text1"/>
        </w:rPr>
        <w:instrText>LSTM</w:instrText>
      </w:r>
      <w:r w:rsidR="00C11184">
        <w:rPr>
          <w:rFonts w:cs="Times New Roman" w:hint="eastAsia"/>
          <w:color w:val="000000" w:themeColor="text1"/>
        </w:rPr>
        <w:instrText>算法的复合地层下刀盘扭矩预测与分析</w:instrText>
      </w:r>
      <w:r w:rsidR="00C11184">
        <w:rPr>
          <w:rFonts w:cs="Times New Roman" w:hint="eastAsia"/>
          <w:color w:val="000000" w:themeColor="text1"/>
        </w:rPr>
        <w:instrText>","author":[{"family":"</w:instrText>
      </w:r>
      <w:r w:rsidR="00C11184">
        <w:rPr>
          <w:rFonts w:cs="Times New Roman" w:hint="eastAsia"/>
          <w:color w:val="000000" w:themeColor="text1"/>
        </w:rPr>
        <w:instrText>江源</w:instrText>
      </w:r>
      <w:r w:rsidR="00C11184">
        <w:rPr>
          <w:rFonts w:cs="Times New Roman" w:hint="eastAsia"/>
          <w:color w:val="000000" w:themeColor="text1"/>
        </w:rPr>
        <w:instrText>;</w:instrText>
      </w:r>
      <w:r w:rsidR="00C11184">
        <w:rPr>
          <w:rFonts w:cs="Times New Roman" w:hint="eastAsia"/>
          <w:color w:val="000000" w:themeColor="text1"/>
        </w:rPr>
        <w:instrText>宋克志</w:instrText>
      </w:r>
      <w:r w:rsidR="00C11184">
        <w:rPr>
          <w:rFonts w:cs="Times New Roman" w:hint="eastAsia"/>
          <w:color w:val="000000" w:themeColor="text1"/>
        </w:rPr>
        <w:instrText>;</w:instrText>
      </w:r>
      <w:r w:rsidR="00C11184">
        <w:rPr>
          <w:rFonts w:cs="Times New Roman" w:hint="eastAsia"/>
          <w:color w:val="000000" w:themeColor="text1"/>
        </w:rPr>
        <w:instrText>丁昌盛</w:instrText>
      </w:r>
      <w:r w:rsidR="00C11184">
        <w:rPr>
          <w:rFonts w:cs="Times New Roman" w:hint="eastAsia"/>
          <w:color w:val="000000" w:themeColor="text1"/>
        </w:rPr>
        <w:instrText>;</w:instrText>
      </w:r>
      <w:r w:rsidR="00C11184">
        <w:rPr>
          <w:rFonts w:cs="Times New Roman" w:hint="eastAsia"/>
          <w:color w:val="000000" w:themeColor="text1"/>
        </w:rPr>
        <w:instrText>侯洪超</w:instrText>
      </w:r>
      <w:r w:rsidR="00C11184">
        <w:rPr>
          <w:rFonts w:cs="Times New Roman" w:hint="eastAsia"/>
          <w:color w:val="000000" w:themeColor="text1"/>
        </w:rPr>
        <w:instrText>;</w:instrText>
      </w:r>
      <w:r w:rsidR="00C11184">
        <w:rPr>
          <w:rFonts w:cs="Times New Roman" w:hint="eastAsia"/>
          <w:color w:val="000000" w:themeColor="text1"/>
        </w:rPr>
        <w:instrText>张佳乐</w:instrText>
      </w:r>
      <w:r w:rsidR="00C11184">
        <w:rPr>
          <w:rFonts w:cs="Times New Roman" w:hint="eastAsia"/>
          <w:color w:val="000000" w:themeColor="text1"/>
        </w:rPr>
        <w:instrText>;</w:instrText>
      </w:r>
      <w:r w:rsidR="00C11184">
        <w:rPr>
          <w:rFonts w:cs="Times New Roman" w:hint="eastAsia"/>
          <w:color w:val="000000" w:themeColor="text1"/>
        </w:rPr>
        <w:instrText>庄肃坤</w:instrText>
      </w:r>
      <w:r w:rsidR="00C11184">
        <w:rPr>
          <w:rFonts w:cs="Times New Roman" w:hint="eastAsia"/>
          <w:color w:val="000000" w:themeColor="text1"/>
        </w:rPr>
        <w:instrText>;","given":""}],"issued":{"date-parts":[["2022"]]}}}],"schema":"https://github.com/citation-style-language/schema/raw/mast</w:instrText>
      </w:r>
      <w:r w:rsidR="00C11184">
        <w:rPr>
          <w:rFonts w:cs="Times New Roman"/>
          <w:color w:val="000000" w:themeColor="text1"/>
        </w:rPr>
        <w:instrText xml:space="preserve">er/csl-citation.json"} </w:instrText>
      </w:r>
      <w:r w:rsidR="008B5DEC">
        <w:rPr>
          <w:rFonts w:cs="Times New Roman"/>
          <w:color w:val="000000" w:themeColor="text1"/>
        </w:rPr>
        <w:fldChar w:fldCharType="separate"/>
      </w:r>
      <w:r w:rsidR="00C11184" w:rsidRPr="00C11184">
        <w:rPr>
          <w:rFonts w:cs="Times New Roman"/>
          <w:kern w:val="0"/>
          <w:vertAlign w:val="superscript"/>
        </w:rPr>
        <w:t>[22,23]</w:t>
      </w:r>
      <w:r w:rsidR="008B5DEC">
        <w:rPr>
          <w:rFonts w:cs="Times New Roman"/>
          <w:color w:val="000000" w:themeColor="text1"/>
        </w:rPr>
        <w:fldChar w:fldCharType="end"/>
      </w:r>
      <w:r w:rsidRPr="00846943">
        <w:rPr>
          <w:rFonts w:cs="Times New Roman"/>
          <w:color w:val="000000" w:themeColor="text1"/>
        </w:rPr>
        <w:t>。（</w:t>
      </w:r>
      <w:r w:rsidRPr="00846943">
        <w:rPr>
          <w:rFonts w:cs="Times New Roman"/>
          <w:color w:val="000000" w:themeColor="text1"/>
        </w:rPr>
        <w:t>5</w:t>
      </w:r>
      <w:r w:rsidRPr="00846943">
        <w:rPr>
          <w:rFonts w:cs="Times New Roman"/>
          <w:color w:val="000000" w:themeColor="text1"/>
        </w:rPr>
        <w:t>）</w:t>
      </w:r>
      <w:r w:rsidRPr="00846943">
        <w:rPr>
          <w:rFonts w:cs="Times New Roman"/>
          <w:color w:val="000000" w:themeColor="text1"/>
        </w:rPr>
        <w:t>Transforme</w:t>
      </w:r>
      <w:ins w:id="15" w:author="#CUI SHUAIWEN#" w:date="2026-02-12T23:45:00Z" w16du:dateUtc="2026-02-12T15:45:00Z">
        <w:r w:rsidR="00287FF6">
          <w:rPr>
            <w:rFonts w:cs="Times New Roman" w:hint="eastAsia"/>
            <w:color w:val="000000" w:themeColor="text1"/>
          </w:rPr>
          <w:t>r</w:t>
        </w:r>
      </w:ins>
      <w:r w:rsidRPr="00846943">
        <w:rPr>
          <w:rFonts w:cs="Times New Roman"/>
          <w:color w:val="000000" w:themeColor="text1"/>
        </w:rPr>
        <w:t>及其变体：自注意力在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Pr>
          <w:rFonts w:cs="Times New Roman" w:hint="eastAsia"/>
          <w:color w:val="000000" w:themeColor="text1"/>
        </w:rPr>
        <w:t>复杂度</w:t>
      </w:r>
      <w:r w:rsidRPr="00846943">
        <w:rPr>
          <w:rFonts w:cs="Times New Roman"/>
          <w:color w:val="000000" w:themeColor="text1"/>
        </w:rPr>
        <w:t xml:space="preserve"> </w:t>
      </w:r>
      <w:r w:rsidRPr="00846943">
        <w:rPr>
          <w:rFonts w:cs="Times New Roman"/>
          <w:color w:val="000000" w:themeColor="text1"/>
        </w:rPr>
        <w:t>下直接建模任意位置对，无需递归即可实现长程依赖</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{"citationID":"pjHeAclE","properties":{"formattedCitation":"\\super [24]\\nosupersub{}","plainCitation":"[24]","noteIndex":0},"citationItems":[{"id":649,"uris":["http://zotero.org/users/12299105/items/ZGFVNKQD"],"itemData":{"id":649,"type":"article","abstract":"The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data.","citation-key":"vaswani_attentionallyou_2023","DOI":"10.48550/arXiv.1706.03762","note":"arXiv:1706.03762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N."},{"family":"Kaiser","given":"Lukasz"},{"family":"Polosukhin","given":"Illia"}],"accessed":{"date-parts":[["2025",1,18]]},"issued":{"date-parts":[["2023",8,2]]}}}],"schema":"https://github.com/citation-style-language/schema/raw/master/csl-citation.json"}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[24]</w:t>
      </w:r>
      <w:r w:rsidR="00AC504F">
        <w:rPr>
          <w:rFonts w:cs="Times New Roman"/>
          <w:color w:val="000000" w:themeColor="text1"/>
        </w:rPr>
        <w:fldChar w:fldCharType="end"/>
      </w:r>
      <w:r w:rsidRPr="00846943">
        <w:rPr>
          <w:rFonts w:cs="Times New Roman"/>
          <w:color w:val="000000" w:themeColor="text1"/>
        </w:rPr>
        <w:t>；多头设计便于多变量与多时间子空间表示，编码器可并行计算</w:t>
      </w:r>
      <w:r w:rsidR="00AC504F">
        <w:rPr>
          <w:rFonts w:cs="Times New Roman"/>
          <w:color w:val="000000" w:themeColor="text1"/>
        </w:rPr>
        <w:fldChar w:fldCharType="begin"/>
      </w:r>
      <w:r w:rsidR="00AC504F">
        <w:rPr>
          <w:rFonts w:cs="Times New Roman"/>
          <w:color w:val="000000" w:themeColor="text1"/>
        </w:rPr>
        <w:instrText xml:space="preserve"> ADDIN ZOTERO_ITEM CSL_CITATION {"citationID":"KH5ew2ta","properties":{"formattedCitation":"\\super [25]\\nosupersub{}","plainCitation":"[25]","noteIndex":0},"citationItems":[{"id":1599,"uris":["http://zotero.org/users/12299105/items/PBCGIPL7"],"itemData"</w:instrText>
      </w:r>
      <w:r w:rsidR="00AC504F">
        <w:rPr>
          <w:rFonts w:cs="Times New Roman" w:hint="eastAsia"/>
          <w:color w:val="000000" w:themeColor="text1"/>
        </w:rPr>
        <w:instrText>:{"id":1599,"type":"article-journal","abstract":"</w:instrText>
      </w:r>
      <w:r w:rsidR="00AC504F">
        <w:rPr>
          <w:rFonts w:cs="Times New Roman" w:hint="eastAsia"/>
          <w:color w:val="000000" w:themeColor="text1"/>
        </w:rPr>
        <w:instrText>掘进参数是隧道施工过程中的重要指标，对其进行预测在工程实践中具有重要价值。为解决标准</w:instrText>
      </w:r>
      <w:r w:rsidR="00AC504F">
        <w:rPr>
          <w:rFonts w:cs="Times New Roman" w:hint="eastAsia"/>
          <w:color w:val="000000" w:themeColor="text1"/>
        </w:rPr>
        <w:instrText>Transformer</w:instrText>
      </w:r>
      <w:r w:rsidR="00AC504F">
        <w:rPr>
          <w:rFonts w:cs="Times New Roman" w:hint="eastAsia"/>
          <w:color w:val="000000" w:themeColor="text1"/>
        </w:rPr>
        <w:instrText>模型在处理高维、含冗余信息的盾构掘进数据时可能出现的性能下降问题，本文提出一种优化策略：首先采用皮尔逊相关性分析筛选与目标掘进参数高度相关的特征变量，再将其作为输入送入</w:instrText>
      </w:r>
      <w:r w:rsidR="00AC504F">
        <w:rPr>
          <w:rFonts w:cs="Times New Roman" w:hint="eastAsia"/>
          <w:color w:val="000000" w:themeColor="text1"/>
        </w:rPr>
        <w:instrText>Transformer</w:instrText>
      </w:r>
      <w:r w:rsidR="00AC504F">
        <w:rPr>
          <w:rFonts w:cs="Times New Roman" w:hint="eastAsia"/>
          <w:color w:val="000000" w:themeColor="text1"/>
        </w:rPr>
        <w:instrText>模型进行预测。实验结果表明，与基准</w:instrText>
      </w:r>
      <w:r w:rsidR="00AC504F">
        <w:rPr>
          <w:rFonts w:cs="Times New Roman" w:hint="eastAsia"/>
          <w:color w:val="000000" w:themeColor="text1"/>
        </w:rPr>
        <w:instrText>Transformer</w:instrText>
      </w:r>
      <w:r w:rsidR="00AC504F">
        <w:rPr>
          <w:rFonts w:cs="Times New Roman" w:hint="eastAsia"/>
          <w:color w:val="000000" w:themeColor="text1"/>
        </w:rPr>
        <w:instrText>模型相比，该优化方法在贯入度和推进速度平均值这两个关键参数的预测上均表现出更高的精度。具体而言，贯入度预测的</w:instrText>
      </w:r>
      <w:r w:rsidR="00AC504F">
        <w:rPr>
          <w:rFonts w:cs="Times New Roman" w:hint="eastAsia"/>
          <w:color w:val="000000" w:themeColor="text1"/>
        </w:rPr>
        <w:instrText>RMSE</w:instrText>
      </w:r>
      <w:r w:rsidR="00AC504F">
        <w:rPr>
          <w:rFonts w:cs="Times New Roman" w:hint="eastAsia"/>
          <w:color w:val="000000" w:themeColor="text1"/>
        </w:rPr>
        <w:instrText>和</w:instrText>
      </w:r>
      <w:r w:rsidR="00AC504F">
        <w:rPr>
          <w:rFonts w:cs="Times New Roman" w:hint="eastAsia"/>
          <w:color w:val="000000" w:themeColor="text1"/>
        </w:rPr>
        <w:instrText>MAE</w:instrText>
      </w:r>
      <w:r w:rsidR="00AC504F">
        <w:rPr>
          <w:rFonts w:cs="Times New Roman" w:hint="eastAsia"/>
          <w:color w:val="000000" w:themeColor="text1"/>
        </w:rPr>
        <w:instrText>分别降低了</w:instrText>
      </w:r>
      <w:r w:rsidR="00AC504F">
        <w:rPr>
          <w:rFonts w:cs="Times New Roman" w:hint="eastAsia"/>
          <w:color w:val="000000" w:themeColor="text1"/>
        </w:rPr>
        <w:instrText>9.3%</w:instrText>
      </w:r>
      <w:r w:rsidR="00AC504F">
        <w:rPr>
          <w:rFonts w:cs="Times New Roman" w:hint="eastAsia"/>
          <w:color w:val="000000" w:themeColor="text1"/>
        </w:rPr>
        <w:instrText>和</w:instrText>
      </w:r>
      <w:r w:rsidR="00AC504F">
        <w:rPr>
          <w:rFonts w:cs="Times New Roman" w:hint="eastAsia"/>
          <w:color w:val="000000" w:themeColor="text1"/>
        </w:rPr>
        <w:instrText>10.5%,R2</w:instrText>
      </w:r>
      <w:r w:rsidR="00AC504F">
        <w:rPr>
          <w:rFonts w:cs="Times New Roman" w:hint="eastAsia"/>
          <w:color w:val="000000" w:themeColor="text1"/>
        </w:rPr>
        <w:instrText>提升了</w:instrText>
      </w:r>
      <w:r w:rsidR="00AC504F">
        <w:rPr>
          <w:rFonts w:cs="Times New Roman" w:hint="eastAsia"/>
          <w:color w:val="000000" w:themeColor="text1"/>
        </w:rPr>
        <w:instrText>0.5%</w:instrText>
      </w:r>
      <w:r w:rsidR="00AC504F">
        <w:rPr>
          <w:rFonts w:cs="Times New Roman" w:hint="eastAsia"/>
          <w:color w:val="000000" w:themeColor="text1"/>
        </w:rPr>
        <w:instrText>；推进速度平均值预测的</w:instrText>
      </w:r>
      <w:r w:rsidR="00AC504F">
        <w:rPr>
          <w:rFonts w:cs="Times New Roman" w:hint="eastAsia"/>
          <w:color w:val="000000" w:themeColor="text1"/>
        </w:rPr>
        <w:instrText>RMSE</w:instrText>
      </w:r>
      <w:r w:rsidR="00AC504F">
        <w:rPr>
          <w:rFonts w:cs="Times New Roman" w:hint="eastAsia"/>
          <w:color w:val="000000" w:themeColor="text1"/>
        </w:rPr>
        <w:instrText>降低了</w:instrText>
      </w:r>
      <w:r w:rsidR="00AC504F">
        <w:rPr>
          <w:rFonts w:cs="Times New Roman" w:hint="eastAsia"/>
          <w:color w:val="000000" w:themeColor="text1"/>
        </w:rPr>
        <w:instrText>4.4%</w:instrText>
      </w:r>
      <w:r w:rsidR="00AC504F">
        <w:rPr>
          <w:rFonts w:cs="Times New Roman" w:hint="eastAsia"/>
          <w:color w:val="000000" w:themeColor="text1"/>
        </w:rPr>
        <w:instrText>。这验证了所提方法能有效降低预测误差，具备工程应用潜力。</w:instrText>
      </w:r>
      <w:r w:rsidR="00AC504F">
        <w:rPr>
          <w:rFonts w:cs="Times New Roman" w:hint="eastAsia"/>
          <w:color w:val="000000" w:themeColor="text1"/>
        </w:rPr>
        <w:instrText>","call-number":"34-1205/TP","citation-key":"yaoyi;_yizhongjiehexiangguanxingfenxiyutransformerdedungoujuejincanshuyucemoxing_2025","container-title":"</w:instrText>
      </w:r>
      <w:r w:rsidR="00AC504F">
        <w:rPr>
          <w:rFonts w:cs="Times New Roman" w:hint="eastAsia"/>
          <w:color w:val="000000" w:themeColor="text1"/>
        </w:rPr>
        <w:instrText>电脑知识与技术</w:instrText>
      </w:r>
      <w:r w:rsidR="00AC504F">
        <w:rPr>
          <w:rFonts w:cs="Times New Roman" w:hint="eastAsia"/>
          <w:color w:val="000000" w:themeColor="text1"/>
        </w:rPr>
        <w:instrText>","ISSN":"1009-3044","issue":"28 vo 21","language":"</w:instrText>
      </w:r>
      <w:r w:rsidR="00AC504F">
        <w:rPr>
          <w:rFonts w:cs="Times New Roman" w:hint="eastAsia"/>
          <w:color w:val="000000" w:themeColor="text1"/>
        </w:rPr>
        <w:instrText>中文</w:instrText>
      </w:r>
      <w:r w:rsidR="00AC504F">
        <w:rPr>
          <w:rFonts w:cs="Times New Roman" w:hint="eastAsia"/>
          <w:color w:val="000000" w:themeColor="text1"/>
        </w:rPr>
        <w:instrText>;","page":"91-95","title":"</w:instrText>
      </w:r>
      <w:r w:rsidR="00AC504F">
        <w:rPr>
          <w:rFonts w:cs="Times New Roman" w:hint="eastAsia"/>
          <w:color w:val="000000" w:themeColor="text1"/>
        </w:rPr>
        <w:instrText>一种结合相关性分析与</w:instrText>
      </w:r>
      <w:r w:rsidR="00AC504F">
        <w:rPr>
          <w:rFonts w:cs="Times New Roman" w:hint="eastAsia"/>
          <w:color w:val="000000" w:themeColor="text1"/>
        </w:rPr>
        <w:instrText>Transformer</w:instrText>
      </w:r>
      <w:r w:rsidR="00AC504F">
        <w:rPr>
          <w:rFonts w:cs="Times New Roman" w:hint="eastAsia"/>
          <w:color w:val="000000" w:themeColor="text1"/>
        </w:rPr>
        <w:instrText>的盾构掘进参数预测模型</w:instrText>
      </w:r>
      <w:r w:rsidR="00AC504F">
        <w:rPr>
          <w:rFonts w:cs="Times New Roman" w:hint="eastAsia"/>
          <w:color w:val="000000" w:themeColor="text1"/>
        </w:rPr>
        <w:instrText>","author":[{"family":"</w:instrText>
      </w:r>
      <w:r w:rsidR="00AC504F">
        <w:rPr>
          <w:rFonts w:cs="Times New Roman" w:hint="eastAsia"/>
          <w:color w:val="000000" w:themeColor="text1"/>
        </w:rPr>
        <w:instrText>姚义</w:instrText>
      </w:r>
      <w:r w:rsidR="00AC504F">
        <w:rPr>
          <w:rFonts w:cs="Times New Roman" w:hint="eastAsia"/>
          <w:color w:val="000000" w:themeColor="text1"/>
        </w:rPr>
        <w:instrText>;","given":""}],"issued":{"date-parts":[["2025"]]}}}],"schema":"https://github.com/citation-style-language/</w:instrText>
      </w:r>
      <w:r w:rsidR="00AC504F">
        <w:rPr>
          <w:rFonts w:cs="Times New Roman"/>
          <w:color w:val="000000" w:themeColor="text1"/>
        </w:rPr>
        <w:instrText xml:space="preserve">schema/raw/master/csl-citation.json"} </w:instrText>
      </w:r>
      <w:r w:rsidR="00AC504F">
        <w:rPr>
          <w:rFonts w:cs="Times New Roman"/>
          <w:color w:val="000000" w:themeColor="text1"/>
        </w:rPr>
        <w:fldChar w:fldCharType="separate"/>
      </w:r>
      <w:r w:rsidR="00AC504F" w:rsidRPr="00C11184">
        <w:rPr>
          <w:rFonts w:cs="Times New Roman"/>
          <w:kern w:val="0"/>
          <w:vertAlign w:val="superscript"/>
        </w:rPr>
        <w:t>[25]</w:t>
      </w:r>
      <w:r w:rsidR="00AC504F">
        <w:rPr>
          <w:rFonts w:cs="Times New Roman"/>
          <w:color w:val="000000" w:themeColor="text1"/>
        </w:rPr>
        <w:fldChar w:fldCharType="end"/>
      </w:r>
      <w:r w:rsidRPr="00846943">
        <w:rPr>
          <w:rFonts w:cs="Times New Roman"/>
          <w:color w:val="000000" w:themeColor="text1"/>
        </w:rPr>
        <w:t>。时序中常见做法包括编码器</w:t>
      </w:r>
      <w:r w:rsidRPr="00846943">
        <w:rPr>
          <w:rFonts w:cs="Times New Roman"/>
          <w:color w:val="000000" w:themeColor="text1"/>
        </w:rPr>
        <w:t>–</w:t>
      </w:r>
      <w:r w:rsidRPr="00846943">
        <w:rPr>
          <w:rFonts w:cs="Times New Roman"/>
          <w:color w:val="000000" w:themeColor="text1"/>
        </w:rPr>
        <w:t>解码器逐步生成、仅编码器加直接多步输出等变体；在盾构等工业应用中，仍缺乏同一架构下对多种</w:t>
      </w:r>
      <w:r w:rsidRPr="00846943">
        <w:rPr>
          <w:rFonts w:cs="Times New Roman"/>
          <w:color w:val="000000" w:themeColor="text1"/>
        </w:rPr>
        <w:t xml:space="preserve"> (</w:t>
      </w:r>
      <w:r w:rsidRPr="00DE079E">
        <w:rPr>
          <w:rFonts w:cs="Times New Roman"/>
          <w:i/>
          <w:iCs/>
          <w:color w:val="000000" w:themeColor="text1"/>
        </w:rPr>
        <w:t>T, H</w:t>
      </w:r>
      <w:r w:rsidRPr="00846943">
        <w:rPr>
          <w:rFonts w:cs="Times New Roman"/>
          <w:color w:val="000000" w:themeColor="text1"/>
        </w:rPr>
        <w:t xml:space="preserve">) </w:t>
      </w:r>
      <w:r w:rsidRPr="00846943">
        <w:rPr>
          <w:rFonts w:cs="Times New Roman"/>
          <w:color w:val="000000" w:themeColor="text1"/>
        </w:rPr>
        <w:t>的系统对比及从信息瓶颈、可</w:t>
      </w:r>
      <w:r w:rsidRPr="00846943">
        <w:rPr>
          <w:rFonts w:cs="Times New Roman"/>
          <w:color w:val="000000" w:themeColor="text1"/>
        </w:rPr>
        <w:t>预测性时域等理论对选型规律的解读。</w:t>
      </w:r>
    </w:p>
    <w:p w14:paraId="02921ED7" w14:textId="449FE8C0" w:rsidR="00846943" w:rsidRPr="00846943" w:rsidRDefault="00B677AF" w:rsidP="00846943">
      <w:pPr>
        <w:ind w:firstLineChars="200" w:firstLine="420"/>
        <w:rPr>
          <w:rFonts w:cs="Times New Roman"/>
          <w:color w:val="000000" w:themeColor="text1"/>
        </w:rPr>
      </w:pPr>
      <w:r>
        <w:rPr>
          <w:rFonts w:cs="Times New Roman" w:hint="eastAsia"/>
          <w:color w:val="000000" w:themeColor="text1"/>
        </w:rPr>
        <w:t>基于此</w:t>
      </w:r>
      <w:r w:rsidR="00846943" w:rsidRPr="00846943">
        <w:rPr>
          <w:rFonts w:cs="Times New Roman"/>
          <w:color w:val="000000" w:themeColor="text1"/>
        </w:rPr>
        <w:t>，本</w:t>
      </w:r>
      <w:r>
        <w:rPr>
          <w:rFonts w:cs="Times New Roman" w:hint="eastAsia"/>
          <w:color w:val="000000" w:themeColor="text1"/>
        </w:rPr>
        <w:t>研究</w:t>
      </w:r>
      <w:r w:rsidR="00846943" w:rsidRPr="00846943">
        <w:rPr>
          <w:rFonts w:cs="Times New Roman"/>
          <w:color w:val="000000" w:themeColor="text1"/>
        </w:rPr>
        <w:t>采用仅编码器</w:t>
      </w:r>
      <w:r w:rsidR="00846943" w:rsidRPr="00846943">
        <w:rPr>
          <w:rFonts w:cs="Times New Roman"/>
          <w:color w:val="000000" w:themeColor="text1"/>
        </w:rPr>
        <w:t xml:space="preserve"> + </w:t>
      </w:r>
      <w:r w:rsidR="00846943" w:rsidRPr="00846943">
        <w:rPr>
          <w:rFonts w:cs="Times New Roman"/>
          <w:color w:val="000000" w:themeColor="text1"/>
        </w:rPr>
        <w:t>单线性多步输出的</w:t>
      </w:r>
      <w:r w:rsidR="00846943" w:rsidRPr="00846943">
        <w:rPr>
          <w:rFonts w:cs="Times New Roman"/>
          <w:color w:val="000000" w:themeColor="text1"/>
        </w:rPr>
        <w:t xml:space="preserve"> Transformer</w:t>
      </w:r>
      <w:r w:rsidR="00846943" w:rsidRPr="00846943">
        <w:rPr>
          <w:rFonts w:cs="Times New Roman"/>
          <w:color w:val="000000" w:themeColor="text1"/>
        </w:rPr>
        <w:t>，以盾构掘进关键参数预测为应用，系统量化</w:t>
      </w:r>
      <w:r w:rsidR="00846943" w:rsidRPr="00846943">
        <w:rPr>
          <w:rFonts w:cs="Times New Roman"/>
          <w:color w:val="000000" w:themeColor="text1"/>
        </w:rPr>
        <w:t xml:space="preserve"> </w:t>
      </w:r>
      <w:r w:rsidR="00846943" w:rsidRPr="00287FF6">
        <w:rPr>
          <w:rFonts w:cs="Times New Roman"/>
          <w:i/>
          <w:iCs/>
          <w:color w:val="000000" w:themeColor="text1"/>
          <w:rPrChange w:id="16" w:author="#CUI SHUAIWEN#" w:date="2026-02-12T23:47:00Z" w16du:dateUtc="2026-02-12T15:47:00Z">
            <w:rPr>
              <w:rFonts w:cs="Times New Roman"/>
              <w:color w:val="000000" w:themeColor="text1"/>
            </w:rPr>
          </w:rPrChange>
        </w:rPr>
        <w:t>T</w:t>
      </w:r>
      <w:r w:rsidR="00846943" w:rsidRPr="00846943">
        <w:rPr>
          <w:rFonts w:cs="Times New Roman"/>
          <w:color w:val="000000" w:themeColor="text1"/>
        </w:rPr>
        <w:t xml:space="preserve"> </w:t>
      </w:r>
      <w:r w:rsidR="00846943" w:rsidRPr="00846943">
        <w:rPr>
          <w:rFonts w:cs="Times New Roman"/>
          <w:color w:val="000000" w:themeColor="text1"/>
        </w:rPr>
        <w:t>与</w:t>
      </w:r>
      <w:r w:rsidR="00846943" w:rsidRPr="00846943">
        <w:rPr>
          <w:rFonts w:cs="Times New Roman"/>
          <w:color w:val="000000" w:themeColor="text1"/>
        </w:rPr>
        <w:t xml:space="preserve"> </w:t>
      </w:r>
      <w:r w:rsidR="00846943" w:rsidRPr="00287FF6">
        <w:rPr>
          <w:rFonts w:cs="Times New Roman"/>
          <w:i/>
          <w:iCs/>
          <w:color w:val="000000" w:themeColor="text1"/>
          <w:rPrChange w:id="17" w:author="#CUI SHUAIWEN#" w:date="2026-02-12T23:47:00Z" w16du:dateUtc="2026-02-12T15:47:00Z">
            <w:rPr>
              <w:rFonts w:cs="Times New Roman"/>
              <w:color w:val="000000" w:themeColor="text1"/>
            </w:rPr>
          </w:rPrChange>
        </w:rPr>
        <w:t>H</w:t>
      </w:r>
      <w:r w:rsidR="00846943" w:rsidRPr="00846943">
        <w:rPr>
          <w:rFonts w:cs="Times New Roman"/>
          <w:color w:val="000000" w:themeColor="text1"/>
        </w:rPr>
        <w:t xml:space="preserve"> </w:t>
      </w:r>
      <w:r w:rsidR="00846943" w:rsidRPr="00846943">
        <w:rPr>
          <w:rFonts w:cs="Times New Roman"/>
          <w:color w:val="000000" w:themeColor="text1"/>
        </w:rPr>
        <w:t>对精度与效率的联合影响，并从信息瓶颈与可预测性时域两个视角给出统一解释。数据来源于</w:t>
      </w:r>
      <w:r w:rsidR="00846943">
        <w:rPr>
          <w:rFonts w:cs="Times New Roman" w:hint="eastAsia"/>
          <w:color w:val="000000" w:themeColor="text1"/>
        </w:rPr>
        <w:t>苏州市</w:t>
      </w:r>
      <w:r w:rsidR="00846943" w:rsidRPr="00846943">
        <w:rPr>
          <w:rFonts w:cs="Times New Roman"/>
          <w:color w:val="000000" w:themeColor="text1"/>
        </w:rPr>
        <w:t>地铁区间（春光路站</w:t>
      </w:r>
      <w:r w:rsidR="00846943" w:rsidRPr="00846943">
        <w:rPr>
          <w:rFonts w:cs="Times New Roman"/>
          <w:color w:val="000000" w:themeColor="text1"/>
        </w:rPr>
        <w:t>—</w:t>
      </w:r>
      <w:r w:rsidR="00846943" w:rsidRPr="00846943">
        <w:rPr>
          <w:rFonts w:cs="Times New Roman"/>
          <w:color w:val="000000" w:themeColor="text1"/>
        </w:rPr>
        <w:t>春秋路站）盾构监测系统，区间穿越多类地层并下穿桥梁与管线。在固定上述架构下，设置</w:t>
      </w:r>
      <w:r w:rsidR="00846943" w:rsidRPr="00846943">
        <w:rPr>
          <w:rFonts w:cs="Times New Roman"/>
          <w:color w:val="000000" w:themeColor="text1"/>
        </w:rPr>
        <w:t xml:space="preserve"> 5 </w:t>
      </w:r>
      <w:r w:rsidR="00846943" w:rsidRPr="00846943">
        <w:rPr>
          <w:rFonts w:cs="Times New Roman"/>
          <w:color w:val="000000" w:themeColor="text1"/>
        </w:rPr>
        <w:t>种</w:t>
      </w:r>
      <w:r w:rsidR="00846943" w:rsidRPr="00846943">
        <w:rPr>
          <w:rFonts w:cs="Times New Roman"/>
          <w:color w:val="000000" w:themeColor="text1"/>
        </w:rPr>
        <w:t xml:space="preserve"> </w:t>
      </w:r>
      <w:r w:rsidR="00846943" w:rsidRPr="00287FF6">
        <w:rPr>
          <w:rFonts w:cs="Times New Roman"/>
          <w:i/>
          <w:iCs/>
          <w:color w:val="000000" w:themeColor="text1"/>
          <w:rPrChange w:id="18" w:author="#CUI SHUAIWEN#" w:date="2026-02-12T23:48:00Z" w16du:dateUtc="2026-02-12T15:48:00Z">
            <w:rPr>
              <w:rFonts w:cs="Times New Roman"/>
              <w:color w:val="000000" w:themeColor="text1"/>
            </w:rPr>
          </w:rPrChange>
        </w:rPr>
        <w:t>T</w:t>
      </w:r>
      <w:r w:rsidR="00846943" w:rsidRPr="00846943">
        <w:rPr>
          <w:rFonts w:cs="Times New Roman"/>
          <w:color w:val="000000" w:themeColor="text1"/>
        </w:rPr>
        <w:t xml:space="preserve"> </w:t>
      </w:r>
      <w:r w:rsidR="00846943" w:rsidRPr="00846943">
        <w:rPr>
          <w:rFonts w:cs="Times New Roman"/>
          <w:color w:val="000000" w:themeColor="text1"/>
        </w:rPr>
        <w:t>与</w:t>
      </w:r>
      <w:r w:rsidR="00846943" w:rsidRPr="00846943">
        <w:rPr>
          <w:rFonts w:cs="Times New Roman"/>
          <w:color w:val="000000" w:themeColor="text1"/>
        </w:rPr>
        <w:t xml:space="preserve"> 4 </w:t>
      </w:r>
      <w:r w:rsidR="00846943" w:rsidRPr="00846943">
        <w:rPr>
          <w:rFonts w:cs="Times New Roman"/>
          <w:color w:val="000000" w:themeColor="text1"/>
        </w:rPr>
        <w:t>种</w:t>
      </w:r>
      <w:r w:rsidR="00846943" w:rsidRPr="00846943">
        <w:rPr>
          <w:rFonts w:cs="Times New Roman"/>
          <w:color w:val="000000" w:themeColor="text1"/>
        </w:rPr>
        <w:t xml:space="preserve"> </w:t>
      </w:r>
      <w:r w:rsidR="00846943" w:rsidRPr="00287FF6">
        <w:rPr>
          <w:rFonts w:cs="Times New Roman"/>
          <w:i/>
          <w:iCs/>
          <w:color w:val="000000" w:themeColor="text1"/>
          <w:rPrChange w:id="19" w:author="#CUI SHUAIWEN#" w:date="2026-02-12T23:48:00Z" w16du:dateUtc="2026-02-12T15:48:00Z">
            <w:rPr>
              <w:rFonts w:cs="Times New Roman"/>
              <w:color w:val="000000" w:themeColor="text1"/>
            </w:rPr>
          </w:rPrChange>
        </w:rPr>
        <w:t>H</w:t>
      </w:r>
      <w:r w:rsidR="00846943" w:rsidRPr="00846943">
        <w:rPr>
          <w:rFonts w:cs="Times New Roman"/>
          <w:color w:val="000000" w:themeColor="text1"/>
        </w:rPr>
        <w:t>、共</w:t>
      </w:r>
      <w:r w:rsidR="00846943" w:rsidRPr="00846943">
        <w:rPr>
          <w:rFonts w:cs="Times New Roman"/>
          <w:color w:val="000000" w:themeColor="text1"/>
        </w:rPr>
        <w:t xml:space="preserve"> 20 </w:t>
      </w:r>
      <w:r w:rsidR="00846943" w:rsidRPr="00846943">
        <w:rPr>
          <w:rFonts w:cs="Times New Roman"/>
          <w:color w:val="000000" w:themeColor="text1"/>
        </w:rPr>
        <w:t>组配置，考察其对预测精度（</w:t>
      </w:r>
      <w:r w:rsidR="00846943" w:rsidRPr="00846943">
        <w:rPr>
          <w:rFonts w:cs="Times New Roman"/>
          <w:color w:val="000000" w:themeColor="text1"/>
        </w:rPr>
        <w:t>MSE</w:t>
      </w:r>
      <w:r w:rsidR="00846943" w:rsidRPr="00846943">
        <w:rPr>
          <w:rFonts w:cs="Times New Roman"/>
          <w:color w:val="000000" w:themeColor="text1"/>
        </w:rPr>
        <w:t>、</w:t>
      </w:r>
      <w:r w:rsidR="00846943" w:rsidRPr="00846943">
        <w:rPr>
          <w:rFonts w:cs="Times New Roman"/>
          <w:color w:val="000000" w:themeColor="text1"/>
        </w:rPr>
        <w:t>MAE</w:t>
      </w:r>
      <w:r w:rsidR="00846943" w:rsidRPr="00846943">
        <w:rPr>
          <w:rFonts w:cs="Times New Roman"/>
          <w:color w:val="000000" w:themeColor="text1"/>
        </w:rPr>
        <w:t>、</w:t>
      </w:r>
      <w:r w:rsidR="00846943" w:rsidRPr="00846943">
        <w:rPr>
          <w:rFonts w:cs="Times New Roman"/>
          <w:color w:val="000000" w:themeColor="text1"/>
        </w:rPr>
        <w:t>RMSE</w:t>
      </w:r>
      <w:r w:rsidR="00846943" w:rsidRPr="00846943">
        <w:rPr>
          <w:rFonts w:cs="Times New Roman"/>
          <w:color w:val="000000" w:themeColor="text1"/>
        </w:rPr>
        <w:t>、</w:t>
      </w:r>
      <w:r w:rsidR="00846943" w:rsidRPr="00846943">
        <w:rPr>
          <w:rFonts w:cs="Times New Roman"/>
          <w:color w:val="000000" w:themeColor="text1"/>
        </w:rPr>
        <w:t>R²</w:t>
      </w:r>
      <w:r w:rsidR="00846943" w:rsidRPr="00846943">
        <w:rPr>
          <w:rFonts w:cs="Times New Roman"/>
          <w:color w:val="000000" w:themeColor="text1"/>
        </w:rPr>
        <w:t>）与计算效率（训练时间、推理时间、内存）的联合影响，提炼选型原则与适用边界。</w:t>
      </w:r>
    </w:p>
    <w:p w14:paraId="4290913E" w14:textId="2D91B965" w:rsidR="009025C3" w:rsidRDefault="00467599" w:rsidP="009025C3">
      <w:pPr>
        <w:rPr>
          <w:rFonts w:ascii="SimHei" w:eastAsia="SimHei" w:hAnsi="SimHei" w:cs="方正黑体简体"/>
          <w:kern w:val="0"/>
          <w:sz w:val="24"/>
        </w:rPr>
      </w:pPr>
      <w:r>
        <w:rPr>
          <w:rFonts w:ascii="SimHei" w:eastAsia="SimHei" w:hAnsi="SimHei" w:cs="方正黑体简体" w:hint="eastAsia"/>
          <w:kern w:val="0"/>
          <w:sz w:val="24"/>
        </w:rPr>
        <w:t xml:space="preserve">1 </w:t>
      </w:r>
      <w:r w:rsidR="009025C3">
        <w:rPr>
          <w:rFonts w:ascii="SimHei" w:eastAsia="SimHei" w:hAnsi="SimHei" w:cs="方正黑体简体" w:hint="eastAsia"/>
          <w:kern w:val="0"/>
          <w:sz w:val="24"/>
        </w:rPr>
        <w:t>理论与方法</w:t>
      </w:r>
    </w:p>
    <w:p w14:paraId="0281D6ED" w14:textId="112F6C26" w:rsidR="00A939B7" w:rsidRPr="00A939B7" w:rsidDel="00287FF6" w:rsidRDefault="00A939B7" w:rsidP="00A939B7">
      <w:pPr>
        <w:ind w:firstLineChars="200" w:firstLine="420"/>
        <w:rPr>
          <w:del w:id="20" w:author="#CUI SHUAIWEN#" w:date="2026-02-12T23:49:00Z" w16du:dateUtc="2026-02-12T15:49:00Z"/>
          <w:rFonts w:cs="Times New Roman"/>
          <w:color w:val="000000" w:themeColor="text1"/>
        </w:rPr>
      </w:pPr>
      <w:del w:id="21" w:author="#CUI SHUAIWEN#" w:date="2026-02-12T23:49:00Z" w16du:dateUtc="2026-02-12T15:49:00Z">
        <w:r w:rsidRPr="00A939B7" w:rsidDel="00287FF6">
          <w:rPr>
            <w:rFonts w:cs="Times New Roman"/>
            <w:color w:val="000000" w:themeColor="text1"/>
          </w:rPr>
          <w:delText>本节给出工程概况、问题形式化、数据与预处理、</w:delText>
        </w:r>
        <w:r w:rsidRPr="00A939B7" w:rsidDel="00287FF6">
          <w:rPr>
            <w:rFonts w:cs="Times New Roman"/>
            <w:color w:val="000000" w:themeColor="text1"/>
          </w:rPr>
          <w:delText xml:space="preserve">Transformer </w:delText>
        </w:r>
        <w:r w:rsidRPr="00A939B7" w:rsidDel="00287FF6">
          <w:rPr>
            <w:rFonts w:cs="Times New Roman"/>
            <w:color w:val="000000" w:themeColor="text1"/>
          </w:rPr>
          <w:delText>模型及评估指标，为第</w:delText>
        </w:r>
        <w:r w:rsidRPr="00A939B7" w:rsidDel="00287FF6">
          <w:rPr>
            <w:rFonts w:cs="Times New Roman"/>
            <w:color w:val="000000" w:themeColor="text1"/>
          </w:rPr>
          <w:delText xml:space="preserve"> 3 </w:delText>
        </w:r>
        <w:r w:rsidRPr="00A939B7" w:rsidDel="00287FF6">
          <w:rPr>
            <w:rFonts w:cs="Times New Roman"/>
            <w:color w:val="000000" w:themeColor="text1"/>
          </w:rPr>
          <w:delText>节的结果解读与</w:delText>
        </w:r>
        <w:r w:rsidRPr="00A939B7" w:rsidDel="00287FF6">
          <w:rPr>
            <w:rFonts w:cs="Times New Roman"/>
            <w:color w:val="000000" w:themeColor="text1"/>
          </w:rPr>
          <w:delText>“</w:delText>
        </w:r>
        <w:r w:rsidRPr="00A939B7" w:rsidDel="00287FF6">
          <w:rPr>
            <w:rFonts w:cs="Times New Roman"/>
            <w:color w:val="000000" w:themeColor="text1"/>
          </w:rPr>
          <w:delText>信息瓶颈</w:delText>
        </w:r>
        <w:r w:rsidRPr="00A939B7" w:rsidDel="00287FF6">
          <w:rPr>
            <w:rFonts w:cs="Times New Roman"/>
            <w:color w:val="000000" w:themeColor="text1"/>
          </w:rPr>
          <w:delText>–</w:delText>
        </w:r>
        <w:r w:rsidRPr="00A939B7" w:rsidDel="00287FF6">
          <w:rPr>
            <w:rFonts w:cs="Times New Roman"/>
            <w:color w:val="000000" w:themeColor="text1"/>
          </w:rPr>
          <w:delText>可预测性时域</w:delText>
        </w:r>
        <w:r w:rsidRPr="00A939B7" w:rsidDel="00287FF6">
          <w:rPr>
            <w:rFonts w:cs="Times New Roman"/>
            <w:color w:val="000000" w:themeColor="text1"/>
          </w:rPr>
          <w:delText>”</w:delText>
        </w:r>
        <w:r w:rsidRPr="00A939B7" w:rsidDel="00287FF6">
          <w:rPr>
            <w:rFonts w:cs="Times New Roman"/>
            <w:color w:val="000000" w:themeColor="text1"/>
          </w:rPr>
          <w:delText>解释提供理论铺垫。</w:delText>
        </w:r>
      </w:del>
    </w:p>
    <w:p w14:paraId="1D58E9C4" w14:textId="2031A552" w:rsidR="00C11184" w:rsidRPr="00C11184" w:rsidRDefault="00C11184" w:rsidP="00C11184">
      <w:pPr>
        <w:pStyle w:val="ListParagraph"/>
        <w:numPr>
          <w:ilvl w:val="1"/>
          <w:numId w:val="5"/>
        </w:numPr>
        <w:ind w:firstLineChars="0"/>
        <w:rPr>
          <w:rFonts w:eastAsia="SimHei" w:cs="Times New Roman"/>
          <w:b/>
          <w:color w:val="000000" w:themeColor="text1"/>
          <w:sz w:val="24"/>
          <w:szCs w:val="24"/>
        </w:rPr>
      </w:pPr>
      <w:r>
        <w:rPr>
          <w:rFonts w:eastAsia="SimHei" w:cs="Times New Roman" w:hint="eastAsia"/>
          <w:b/>
          <w:color w:val="000000" w:themeColor="text1"/>
          <w:sz w:val="24"/>
          <w:szCs w:val="24"/>
        </w:rPr>
        <w:t>工程概况</w:t>
      </w:r>
    </w:p>
    <w:p w14:paraId="571B9568" w14:textId="77777777" w:rsidR="00C11184" w:rsidRPr="00C11184" w:rsidRDefault="00C11184" w:rsidP="00C11184">
      <w:pPr>
        <w:ind w:firstLineChars="200" w:firstLine="420"/>
        <w:rPr>
          <w:rFonts w:cs="Times New Roman"/>
          <w:color w:val="000000" w:themeColor="text1"/>
        </w:rPr>
      </w:pPr>
      <w:r w:rsidRPr="00C11184">
        <w:rPr>
          <w:rFonts w:cs="Times New Roman"/>
          <w:color w:val="000000" w:themeColor="text1"/>
        </w:rPr>
        <w:t>本研究数据取自苏州相城区某地铁线春光路站</w:t>
      </w:r>
      <w:r w:rsidRPr="00C11184">
        <w:rPr>
          <w:rFonts w:cs="Times New Roman"/>
          <w:color w:val="000000" w:themeColor="text1"/>
        </w:rPr>
        <w:t>—</w:t>
      </w:r>
      <w:r w:rsidRPr="00C11184">
        <w:rPr>
          <w:rFonts w:cs="Times New Roman"/>
          <w:color w:val="000000" w:themeColor="text1"/>
        </w:rPr>
        <w:t>春秋路站区间盾构工程。区间右线长约</w:t>
      </w:r>
      <w:r w:rsidRPr="00C11184">
        <w:rPr>
          <w:rFonts w:cs="Times New Roman"/>
          <w:color w:val="000000" w:themeColor="text1"/>
        </w:rPr>
        <w:t xml:space="preserve"> 1345 m</w:t>
      </w:r>
      <w:r w:rsidRPr="00C11184">
        <w:rPr>
          <w:rFonts w:cs="Times New Roman"/>
          <w:color w:val="000000" w:themeColor="text1"/>
        </w:rPr>
        <w:t>、左线约</w:t>
      </w:r>
      <w:r w:rsidRPr="00C11184">
        <w:rPr>
          <w:rFonts w:cs="Times New Roman"/>
          <w:color w:val="000000" w:themeColor="text1"/>
        </w:rPr>
        <w:t xml:space="preserve"> 1340 m</w:t>
      </w:r>
      <w:r w:rsidRPr="00C11184">
        <w:rPr>
          <w:rFonts w:cs="Times New Roman"/>
          <w:color w:val="000000" w:themeColor="text1"/>
        </w:rPr>
        <w:t>，采用盾构法施工，设矿山法联络通道</w:t>
      </w:r>
      <w:r w:rsidRPr="00C11184">
        <w:rPr>
          <w:rFonts w:cs="Times New Roman"/>
          <w:color w:val="000000" w:themeColor="text1"/>
        </w:rPr>
        <w:t xml:space="preserve"> 2 </w:t>
      </w:r>
      <w:r w:rsidRPr="00C11184">
        <w:rPr>
          <w:rFonts w:cs="Times New Roman"/>
          <w:color w:val="000000" w:themeColor="text1"/>
        </w:rPr>
        <w:t>处、内置泵房</w:t>
      </w:r>
      <w:r w:rsidRPr="00C11184">
        <w:rPr>
          <w:rFonts w:cs="Times New Roman"/>
          <w:color w:val="000000" w:themeColor="text1"/>
        </w:rPr>
        <w:t xml:space="preserve"> 1 </w:t>
      </w:r>
      <w:r w:rsidRPr="00C11184">
        <w:rPr>
          <w:rFonts w:cs="Times New Roman"/>
          <w:color w:val="000000" w:themeColor="text1"/>
        </w:rPr>
        <w:t>处。区间自春光路站出站后沿中市路南行，下穿兴隆中市桥、中市路两侧沿街商铺及住宅、复建寿人桥后到达春秋路站；左右线均设平曲线（半径</w:t>
      </w:r>
      <w:r w:rsidRPr="00C11184">
        <w:rPr>
          <w:rFonts w:cs="Times New Roman"/>
          <w:color w:val="000000" w:themeColor="text1"/>
        </w:rPr>
        <w:t xml:space="preserve"> 500 m</w:t>
      </w:r>
      <w:r w:rsidRPr="00C11184">
        <w:rPr>
          <w:rFonts w:cs="Times New Roman"/>
          <w:color w:val="000000" w:themeColor="text1"/>
        </w:rPr>
        <w:t>、</w:t>
      </w:r>
      <w:r w:rsidRPr="00C11184">
        <w:rPr>
          <w:rFonts w:cs="Times New Roman"/>
          <w:color w:val="000000" w:themeColor="text1"/>
        </w:rPr>
        <w:t>1000 m</w:t>
      </w:r>
      <w:r w:rsidRPr="00C11184">
        <w:rPr>
          <w:rFonts w:cs="Times New Roman"/>
          <w:color w:val="000000" w:themeColor="text1"/>
        </w:rPr>
        <w:t>），线间距约</w:t>
      </w:r>
      <w:r w:rsidRPr="00C11184">
        <w:rPr>
          <w:rFonts w:cs="Times New Roman"/>
          <w:color w:val="000000" w:themeColor="text1"/>
        </w:rPr>
        <w:t xml:space="preserve"> 13</w:t>
      </w:r>
      <w:r w:rsidRPr="00C11184">
        <w:rPr>
          <w:rFonts w:cs="Times New Roman"/>
          <w:color w:val="000000" w:themeColor="text1"/>
        </w:rPr>
        <w:t>～</w:t>
      </w:r>
      <w:r w:rsidRPr="00C11184">
        <w:rPr>
          <w:rFonts w:cs="Times New Roman"/>
          <w:color w:val="000000" w:themeColor="text1"/>
        </w:rPr>
        <w:t>14 m</w:t>
      </w:r>
      <w:r w:rsidRPr="00C11184">
        <w:rPr>
          <w:rFonts w:cs="Times New Roman"/>
          <w:color w:val="000000" w:themeColor="text1"/>
        </w:rPr>
        <w:t>，隧道埋深约</w:t>
      </w:r>
      <w:r w:rsidRPr="00C11184">
        <w:rPr>
          <w:rFonts w:cs="Times New Roman"/>
          <w:color w:val="000000" w:themeColor="text1"/>
        </w:rPr>
        <w:t xml:space="preserve"> 9.6</w:t>
      </w:r>
      <w:r w:rsidRPr="00C11184">
        <w:rPr>
          <w:rFonts w:cs="Times New Roman"/>
          <w:color w:val="000000" w:themeColor="text1"/>
        </w:rPr>
        <w:t>～</w:t>
      </w:r>
      <w:r w:rsidRPr="00C11184">
        <w:rPr>
          <w:rFonts w:cs="Times New Roman"/>
          <w:color w:val="000000" w:themeColor="text1"/>
        </w:rPr>
        <w:t>18.89 m</w:t>
      </w:r>
      <w:r w:rsidRPr="00C11184">
        <w:rPr>
          <w:rFonts w:cs="Times New Roman"/>
          <w:color w:val="000000" w:themeColor="text1"/>
        </w:rPr>
        <w:t>，纵坡呈</w:t>
      </w:r>
      <w:r w:rsidRPr="00C11184">
        <w:rPr>
          <w:rFonts w:cs="Times New Roman"/>
          <w:color w:val="000000" w:themeColor="text1"/>
        </w:rPr>
        <w:t>“V”</w:t>
      </w:r>
      <w:r w:rsidRPr="00C11184">
        <w:rPr>
          <w:rFonts w:cs="Times New Roman"/>
          <w:color w:val="000000" w:themeColor="text1"/>
        </w:rPr>
        <w:t>型。穿越主要地层包括</w:t>
      </w:r>
      <w:r w:rsidRPr="00C11184">
        <w:rPr>
          <w:rFonts w:ascii="Cambria Math" w:hAnsi="Cambria Math" w:cs="Cambria Math"/>
          <w:color w:val="000000" w:themeColor="text1"/>
        </w:rPr>
        <w:t>④</w:t>
      </w:r>
      <w:r w:rsidRPr="00C11184">
        <w:rPr>
          <w:rFonts w:cs="Times New Roman"/>
          <w:color w:val="000000" w:themeColor="text1"/>
        </w:rPr>
        <w:t>2</w:t>
      </w:r>
      <w:r w:rsidRPr="00C11184">
        <w:rPr>
          <w:rFonts w:cs="Times New Roman"/>
          <w:color w:val="000000" w:themeColor="text1"/>
        </w:rPr>
        <w:t>粉砂、</w:t>
      </w:r>
      <w:r w:rsidRPr="00C11184">
        <w:rPr>
          <w:rFonts w:ascii="Cambria Math" w:hAnsi="Cambria Math" w:cs="Cambria Math"/>
          <w:color w:val="000000" w:themeColor="text1"/>
        </w:rPr>
        <w:t>⑤</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2</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t</w:t>
      </w:r>
      <w:r w:rsidRPr="00C11184">
        <w:rPr>
          <w:rFonts w:cs="Times New Roman"/>
          <w:color w:val="000000" w:themeColor="text1"/>
        </w:rPr>
        <w:t>粘质粉土等。场地属长江三角洲南缘冲湖积平原，地形平坦，区间下穿明浜与桥梁，环境与地质条件较复杂。区间采用加泥式土压平衡盾构施工，衬砌环外径</w:t>
      </w:r>
      <w:r w:rsidRPr="00C11184">
        <w:rPr>
          <w:rFonts w:cs="Times New Roman"/>
          <w:color w:val="000000" w:themeColor="text1"/>
        </w:rPr>
        <w:t xml:space="preserve"> 6600 mm</w:t>
      </w:r>
      <w:r w:rsidRPr="00C11184">
        <w:rPr>
          <w:rFonts w:cs="Times New Roman"/>
          <w:color w:val="000000" w:themeColor="text1"/>
        </w:rPr>
        <w:t>，管片宽度</w:t>
      </w:r>
      <w:r w:rsidRPr="00C11184">
        <w:rPr>
          <w:rFonts w:cs="Times New Roman"/>
          <w:color w:val="000000" w:themeColor="text1"/>
        </w:rPr>
        <w:t xml:space="preserve"> 1200 mm</w:t>
      </w:r>
      <w:r w:rsidRPr="00C11184">
        <w:rPr>
          <w:rFonts w:cs="Times New Roman"/>
          <w:color w:val="000000" w:themeColor="text1"/>
        </w:rPr>
        <w:t>。在上述工程背景下，掘进参数受地层变化、下穿建构筑物及纵曲线等因素影响，多变量时序呈现强耦合与长程依赖，适合作为关键参数多时间尺度预测的实证对象。</w:t>
      </w:r>
    </w:p>
    <w:p w14:paraId="6BEA6396" w14:textId="670A9048" w:rsidR="009025C3" w:rsidRPr="0026769C" w:rsidRDefault="009025C3" w:rsidP="0026769C">
      <w:pPr>
        <w:pStyle w:val="ListParagraph"/>
        <w:numPr>
          <w:ilvl w:val="1"/>
          <w:numId w:val="5"/>
        </w:numPr>
        <w:ind w:firstLineChars="0"/>
        <w:rPr>
          <w:rFonts w:eastAsia="SimHei" w:cs="Times New Roman"/>
          <w:b/>
          <w:color w:val="000000" w:themeColor="text1"/>
          <w:sz w:val="24"/>
          <w:szCs w:val="24"/>
        </w:rPr>
      </w:pPr>
      <w:r w:rsidRPr="0026769C">
        <w:rPr>
          <w:rFonts w:eastAsia="SimHei" w:cs="Times New Roman"/>
          <w:b/>
          <w:color w:val="000000" w:themeColor="text1"/>
          <w:sz w:val="24"/>
          <w:szCs w:val="24"/>
        </w:rPr>
        <w:t>问题定义</w:t>
      </w:r>
    </w:p>
    <w:p w14:paraId="5AD5F2FC" w14:textId="70211F61"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将盾构掘进关键参数预测形式化如下：给定历史</w:t>
      </w:r>
      <w:r w:rsidRPr="00DE079E">
        <w:rPr>
          <w:rFonts w:cs="Times New Roman"/>
          <w:i/>
          <w:iCs/>
          <w:color w:val="000000" w:themeColor="text1"/>
        </w:rPr>
        <w:t>T</w:t>
      </w:r>
      <w:r w:rsidRPr="009025C3">
        <w:rPr>
          <w:rFonts w:cs="Times New Roman"/>
          <w:color w:val="000000" w:themeColor="text1"/>
        </w:rPr>
        <w:t>个时间步的</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 xml:space="preserve"> </w:t>
      </w:r>
      <w:r w:rsidRPr="009025C3">
        <w:rPr>
          <w:rFonts w:cs="Times New Roman"/>
          <w:color w:val="000000" w:themeColor="text1"/>
        </w:rPr>
        <w:t>维参数序列</w:t>
      </w:r>
      <w:r w:rsidRPr="009025C3">
        <w:rPr>
          <w:rFonts w:cs="Times New Roman"/>
          <w:color w:val="000000" w:themeColor="text1"/>
        </w:rPr>
        <w:t xml:space="preserve"> </w:t>
      </w:r>
      <m:oMath>
        <m:r>
          <w:rPr>
            <w:rFonts w:ascii="Cambria Math" w:hAnsi="Cambria Math" w:cs="Times New Roman"/>
            <w:color w:val="000000" w:themeColor="text1"/>
          </w:rPr>
          <m:t>X=</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x</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预测未来</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个时间步的序</w:t>
      </w:r>
      <w:r w:rsidRPr="009025C3">
        <w:rPr>
          <w:rFonts w:cs="Times New Roman"/>
          <w:color w:val="000000" w:themeColor="text1"/>
        </w:rPr>
        <w:lastRenderedPageBreak/>
        <w:t>列</w:t>
      </w:r>
      <w:r w:rsidRPr="009025C3">
        <w:rPr>
          <w:rFonts w:cs="Times New Roman"/>
          <w:color w:val="000000" w:themeColor="text1"/>
        </w:rPr>
        <w:t xml:space="preserve"> </w:t>
      </w:r>
      <m:oMath>
        <m:r>
          <w:rPr>
            <w:rFonts w:ascii="Cambria Math" w:hAnsi="Cambria Math" w:cs="Times New Roman"/>
            <w:color w:val="000000" w:themeColor="text1"/>
          </w:rPr>
          <m:t>Y=</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y</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。其中每一时间步对应一次采样时刻，</w:t>
      </w:r>
      <w:r w:rsidRPr="00DE079E">
        <w:rPr>
          <w:rFonts w:cs="Times New Roman"/>
          <w:i/>
          <w:iCs/>
          <w:color w:val="000000" w:themeColor="text1"/>
        </w:rPr>
        <w:t xml:space="preserve">F </w:t>
      </w:r>
      <w:r w:rsidRPr="009025C3">
        <w:rPr>
          <w:rFonts w:cs="Times New Roman"/>
          <w:color w:val="000000" w:themeColor="text1"/>
        </w:rPr>
        <w:t>为掘进参数维度（本文</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）。本文以</w:t>
      </w:r>
      <w:r w:rsidRPr="009025C3">
        <w:rPr>
          <w:rFonts w:cs="Times New Roman"/>
          <w:color w:val="000000" w:themeColor="text1"/>
        </w:rPr>
        <w:t xml:space="preserve"> 5 s </w:t>
      </w:r>
      <w:r w:rsidRPr="009025C3">
        <w:rPr>
          <w:rFonts w:cs="Times New Roman"/>
          <w:color w:val="000000" w:themeColor="text1"/>
        </w:rPr>
        <w:t>为时间步长，序列长度</w:t>
      </w:r>
      <w:r w:rsidRPr="009025C3">
        <w:rPr>
          <w:rFonts w:cs="Times New Roman"/>
          <w:color w:val="000000" w:themeColor="text1"/>
        </w:rPr>
        <w:t xml:space="preserve"> </w:t>
      </w:r>
      <w:r w:rsidRPr="00DE079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00DE079E" w:rsidRPr="009025C3">
        <w:rPr>
          <w:rFonts w:cs="Times New Roman" w:hint="eastAsia"/>
          <w:color w:val="000000" w:themeColor="text1"/>
        </w:rPr>
        <w:t>均以</w:t>
      </w:r>
      <w:r w:rsidR="00DE079E" w:rsidRPr="009025C3">
        <w:rPr>
          <w:rFonts w:cs="Times New Roman"/>
          <w:color w:val="000000" w:themeColor="text1"/>
        </w:rPr>
        <w:t xml:space="preserve"> “</w:t>
      </w:r>
      <w:r w:rsidRPr="009025C3">
        <w:rPr>
          <w:rFonts w:cs="Times New Roman"/>
          <w:color w:val="000000" w:themeColor="text1"/>
        </w:rPr>
        <w:t>步</w:t>
      </w:r>
      <w:r w:rsidRPr="009025C3">
        <w:rPr>
          <w:rFonts w:cs="Times New Roman"/>
          <w:color w:val="000000" w:themeColor="text1"/>
        </w:rPr>
        <w:t>”</w:t>
      </w:r>
      <w:r w:rsidRPr="009025C3">
        <w:rPr>
          <w:rFonts w:cs="Times New Roman"/>
          <w:color w:val="000000" w:themeColor="text1"/>
        </w:rPr>
        <w:t>计，一步对应</w:t>
      </w:r>
      <w:r w:rsidRPr="009025C3">
        <w:rPr>
          <w:rFonts w:cs="Times New Roman"/>
          <w:color w:val="000000" w:themeColor="text1"/>
        </w:rPr>
        <w:t xml:space="preserve"> 5 s</w:t>
      </w:r>
      <w:r w:rsidRPr="009025C3">
        <w:rPr>
          <w:rFonts w:cs="Times New Roman"/>
          <w:color w:val="000000" w:themeColor="text1"/>
        </w:rPr>
        <w:t>。模型学习映射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X⟹Y</m:t>
        </m:r>
      </m:oMath>
      <w:r w:rsidR="00B0267B">
        <w:rPr>
          <w:rFonts w:cs="Times New Roman" w:hint="eastAsia"/>
          <w:color w:val="000000" w:themeColor="text1"/>
        </w:rPr>
        <w:t xml:space="preserve">, </w:t>
      </w:r>
      <w:r w:rsidRPr="009025C3">
        <w:rPr>
          <w:rFonts w:cs="Times New Roman"/>
          <w:color w:val="000000" w:themeColor="text1"/>
        </w:rPr>
        <w:t>在给定</w:t>
      </w:r>
      <w:r w:rsidRPr="009025C3">
        <w:rPr>
          <w:rFonts w:cs="Times New Roman"/>
          <w:color w:val="000000" w:themeColor="text1"/>
        </w:rPr>
        <w:t xml:space="preserve"> (</w:t>
      </w:r>
      <w:r w:rsidRPr="00DE12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下通过监督学习最小化训练集上的期望损失（本文采用</w:t>
      </w:r>
      <w:r w:rsidRPr="009025C3">
        <w:rPr>
          <w:rFonts w:cs="Times New Roman"/>
          <w:color w:val="000000" w:themeColor="text1"/>
        </w:rPr>
        <w:t xml:space="preserve"> MSE</w:t>
      </w:r>
      <w:r w:rsidRPr="009025C3">
        <w:rPr>
          <w:rFonts w:cs="Times New Roman"/>
          <w:color w:val="000000" w:themeColor="text1"/>
        </w:rPr>
        <w:t>）以拟合参数</w:t>
      </w:r>
      <m:oMath>
        <m:r>
          <w:rPr>
            <w:rFonts w:ascii="Cambria Math" w:hAnsi="Cambria Math" w:cs="Times New Roman"/>
            <w:color w:val="000000" w:themeColor="text1"/>
          </w:rPr>
          <m:t>θ</m:t>
        </m:r>
      </m:oMath>
      <w:r w:rsidRPr="009025C3">
        <w:rPr>
          <w:rFonts w:cs="Times New Roman"/>
          <w:color w:val="000000" w:themeColor="text1"/>
        </w:rPr>
        <w:t>。从学习理论角度，</w:t>
      </w:r>
      <w:r w:rsidRPr="00DE12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决定了模型可用的</w:t>
      </w:r>
      <w:r w:rsidRPr="009025C3">
        <w:rPr>
          <w:rFonts w:cs="Times New Roman"/>
          <w:color w:val="000000" w:themeColor="text1"/>
        </w:rPr>
        <w:t>“</w:t>
      </w:r>
      <w:r w:rsidRPr="009025C3">
        <w:rPr>
          <w:rFonts w:cs="Times New Roman"/>
          <w:color w:val="000000" w:themeColor="text1"/>
        </w:rPr>
        <w:t>因果时窗</w:t>
      </w:r>
      <w:r w:rsidRPr="009025C3">
        <w:rPr>
          <w:rFonts w:cs="Times New Roman"/>
          <w:color w:val="000000" w:themeColor="text1"/>
        </w:rPr>
        <w:t>”——</w:t>
      </w:r>
      <w:r w:rsidRPr="009025C3">
        <w:rPr>
          <w:rFonts w:cs="Times New Roman"/>
          <w:color w:val="000000" w:themeColor="text1"/>
        </w:rPr>
        <w:t>只有该窗内的历史参与条件分布</w:t>
      </w:r>
      <m:oMath>
        <m:r>
          <w:rPr>
            <w:rFonts w:ascii="Cambria Math" w:hAnsi="Cambria Math" w:cs="Times New Roman"/>
            <w:color w:val="000000" w:themeColor="text1"/>
          </w:rPr>
          <m:t>p(Y|X)</m:t>
        </m:r>
      </m:oMath>
      <w:r w:rsidRPr="009025C3">
        <w:rPr>
          <w:rFonts w:cs="Times New Roman"/>
          <w:color w:val="000000" w:themeColor="text1"/>
        </w:rPr>
        <w:t>的</w:t>
      </w:r>
      <w:r w:rsidR="00E32749" w:rsidRPr="009025C3">
        <w:rPr>
          <w:rFonts w:cs="Times New Roman" w:hint="eastAsia"/>
          <w:color w:val="000000" w:themeColor="text1"/>
        </w:rPr>
        <w:t>决定了模型可用的</w:t>
      </w:r>
      <w:r w:rsidR="00E32749" w:rsidRPr="009025C3">
        <w:rPr>
          <w:rFonts w:cs="Times New Roman" w:hint="eastAsia"/>
          <w:color w:val="000000" w:themeColor="text1"/>
        </w:rPr>
        <w:t xml:space="preserve"> </w:t>
      </w:r>
      <w:r w:rsidR="00E32749" w:rsidRPr="009025C3">
        <w:rPr>
          <w:rFonts w:cs="Times New Roman" w:hint="eastAsia"/>
          <w:color w:val="000000" w:themeColor="text1"/>
        </w:rPr>
        <w:t>“需从同一表示中解码的</w:t>
      </w:r>
      <w:r w:rsidR="00E32749" w:rsidRPr="009025C3">
        <w:rPr>
          <w:rFonts w:cs="Times New Roman"/>
          <w:color w:val="000000" w:themeColor="text1"/>
        </w:rPr>
        <w:t xml:space="preserve"> “</w:t>
      </w:r>
      <w:r w:rsidRPr="009025C3">
        <w:rPr>
          <w:rFonts w:cs="Times New Roman"/>
          <w:color w:val="000000" w:themeColor="text1"/>
        </w:rPr>
        <w:t>未来跨度</w:t>
      </w:r>
      <w:r w:rsidRPr="009025C3">
        <w:rPr>
          <w:rFonts w:cs="Times New Roman"/>
          <w:color w:val="000000" w:themeColor="text1"/>
        </w:rPr>
        <w:t>”</w:t>
      </w:r>
      <w:r w:rsidRPr="009025C3">
        <w:rPr>
          <w:rFonts w:cs="Times New Roman"/>
          <w:color w:val="000000" w:themeColor="text1"/>
        </w:rPr>
        <w:t>，二者共同定义了假设空间与任务难度。</w:t>
      </w:r>
    </w:p>
    <w:p w14:paraId="53AE0FEC" w14:textId="160A4992"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多步预测在形式上可分为两类。（</w:t>
      </w:r>
      <w:r w:rsidRPr="009025C3">
        <w:rPr>
          <w:rFonts w:cs="Times New Roman"/>
          <w:color w:val="000000" w:themeColor="text1"/>
        </w:rPr>
        <w:t>1</w:t>
      </w:r>
      <w:r w:rsidRPr="009025C3">
        <w:rPr>
          <w:rFonts w:cs="Times New Roman"/>
          <w:color w:val="000000" w:themeColor="text1"/>
        </w:rPr>
        <w:t>）直接多步：一次映射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 </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002D32DB" w:rsidRPr="009025C3">
        <w:rPr>
          <w:rFonts w:cs="Times New Roman"/>
          <w:color w:val="000000" w:themeColor="text1"/>
        </w:rPr>
        <w:t xml:space="preserve"> </w:t>
      </w:r>
      <w:r w:rsidRPr="009025C3">
        <w:rPr>
          <w:rFonts w:cs="Times New Roman"/>
          <w:color w:val="000000" w:themeColor="text1"/>
        </w:rPr>
        <w:t>，所有未来步由同一前向传播得到。（</w:t>
      </w:r>
      <w:r w:rsidRPr="009025C3">
        <w:rPr>
          <w:rFonts w:cs="Times New Roman"/>
          <w:color w:val="000000" w:themeColor="text1"/>
        </w:rPr>
        <w:t>2</w:t>
      </w:r>
      <w:r w:rsidRPr="009025C3">
        <w:rPr>
          <w:rFonts w:cs="Times New Roman"/>
          <w:color w:val="000000" w:themeColor="text1"/>
        </w:rPr>
        <w:t>）自回归多步：</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t+k</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t+k-1</m:t>
            </m:r>
          </m:sub>
        </m:sSub>
        <m:r>
          <w:rPr>
            <w:rFonts w:ascii="Cambria Math" w:hAnsi="Cambria Math" w:cs="Times New Roman"/>
            <w:color w:val="000000" w:themeColor="text1"/>
          </w:rPr>
          <m:t>)</m:t>
        </m:r>
      </m:oMath>
      <w:r w:rsidRPr="009025C3">
        <w:rPr>
          <w:rFonts w:cs="Times New Roman"/>
          <w:color w:val="000000" w:themeColor="text1"/>
        </w:rPr>
        <w:t>，逐步生成。本文采用直接多步。其优点是推理阶段无逐步误差传播、实现简单且单次推理延迟确定；代价是模型必须从同一上下文表示同时预测多步，远期步的可预测性受限于系统内在的可预测性时域。在动力系统与随机过程理论中，条件方差</w:t>
      </w:r>
      <m:oMath>
        <m:r>
          <w:rPr>
            <w:rFonts w:ascii="Cambria Math" w:hAnsi="Cambria Math" w:cs="Times New Roman"/>
            <w:color w:val="000000" w:themeColor="text1"/>
          </w:rPr>
          <m:t>Var(</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通常随预测步长</w:t>
      </w:r>
      <w:r w:rsidRPr="009025C3">
        <w:rPr>
          <w:rFonts w:cs="Times New Roman"/>
          <w:color w:val="000000" w:themeColor="text1"/>
        </w:rPr>
        <w:t xml:space="preserve"> </w:t>
      </w:r>
      <w:r w:rsidR="008A6C73" w:rsidRPr="00DE1218">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增大而增大甚至趋于饱和：一方面，许多动力系统初始条件的不确定性会随时间指数或代数放大；另一方面，观测与过程噪声在多步累积下使条件分布逐渐趋近于平稳边际分布，有效信息衰减。因此</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在信息论意义上对应条件熵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00E9675F" w:rsidRPr="006B3418">
        <w:rPr>
          <w:rFonts w:cs="Times New Roman" w:hint="eastAsia"/>
          <w:i/>
          <w:iCs/>
          <w:color w:val="000000" w:themeColor="text1"/>
        </w:rPr>
        <w:t>h</w:t>
      </w:r>
      <w:r w:rsidRPr="009025C3">
        <w:rPr>
          <w:rFonts w:cs="Times New Roman"/>
          <w:color w:val="000000" w:themeColor="text1"/>
        </w:rPr>
        <w:t>非减；在均方误差意义下则对应最优预测的误差随</w:t>
      </w:r>
      <w:r w:rsidR="00E9675F" w:rsidRPr="006B3418">
        <w:rPr>
          <w:rFonts w:cs="Times New Roman" w:hint="eastAsia"/>
          <w:i/>
          <w:iCs/>
          <w:color w:val="000000" w:themeColor="text1"/>
        </w:rPr>
        <w:t>h</w:t>
      </w:r>
      <w:r w:rsidRPr="009025C3">
        <w:rPr>
          <w:rFonts w:cs="Times New Roman"/>
          <w:color w:val="000000" w:themeColor="text1"/>
        </w:rPr>
        <w:t>增大。直接多步要求单次映射同时拟合</w:t>
      </w:r>
      <w:r w:rsidRPr="009025C3">
        <w:rPr>
          <w:rFonts w:cs="Times New Roman"/>
          <w:color w:val="000000" w:themeColor="text1"/>
        </w:rPr>
        <w:t xml:space="preserve"> </w:t>
      </w:r>
      <m:oMath>
        <m:r>
          <w:rPr>
            <w:rFonts w:ascii="Cambria Math" w:hAnsi="Cambria Math" w:cs="Times New Roman"/>
            <w:color w:val="000000" w:themeColor="text1"/>
          </w:rPr>
          <m:t>h=1,…,H</m:t>
        </m:r>
      </m:oMath>
      <w:r w:rsidRPr="009025C3">
        <w:rPr>
          <w:rFonts w:cs="Times New Roman"/>
          <w:color w:val="000000" w:themeColor="text1"/>
        </w:rPr>
        <w:t>的分布，模型容量被摊薄到各步，且无法像自回归那样在每一步利用已预测值做条件细化，故预测长度</w:t>
      </w:r>
      <w:r w:rsidRPr="009025C3">
        <w:rPr>
          <w:rFonts w:cs="Times New Roman"/>
          <w:color w:val="000000" w:themeColor="text1"/>
        </w:rPr>
        <w:t xml:space="preserve"> </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成为主导精度的首要因素具有理论必然性。输入长度</w:t>
      </w:r>
      <w:r w:rsidRPr="009025C3">
        <w:rPr>
          <w:rFonts w:cs="Times New Roman"/>
          <w:color w:val="000000" w:themeColor="text1"/>
        </w:rPr>
        <w:t xml:space="preserve"> </w:t>
      </w:r>
      <w:r w:rsidRPr="006B3418">
        <w:rPr>
          <w:rFonts w:cs="Times New Roman"/>
          <w:i/>
          <w:iCs/>
          <w:color w:val="000000" w:themeColor="text1"/>
        </w:rPr>
        <w:t xml:space="preserve">T </w:t>
      </w:r>
      <w:r w:rsidRPr="009025C3">
        <w:rPr>
          <w:rFonts w:cs="Times New Roman"/>
          <w:color w:val="000000" w:themeColor="text1"/>
        </w:rPr>
        <w:t>则决定</w:t>
      </w:r>
      <w:r w:rsidRPr="009025C3">
        <w:rPr>
          <w:rFonts w:cs="Times New Roman"/>
          <w:color w:val="000000" w:themeColor="text1"/>
        </w:rPr>
        <w:t>“</w:t>
      </w:r>
      <w:r w:rsidRPr="009025C3">
        <w:rPr>
          <w:rFonts w:cs="Times New Roman"/>
          <w:color w:val="000000" w:themeColor="text1"/>
        </w:rPr>
        <w:t>用多少历史信息</w:t>
      </w:r>
      <w:r w:rsidRPr="009025C3">
        <w:rPr>
          <w:rFonts w:cs="Times New Roman"/>
          <w:color w:val="000000" w:themeColor="text1"/>
        </w:rPr>
        <w:t>”</w:t>
      </w:r>
      <w:r w:rsidRPr="009025C3">
        <w:rPr>
          <w:rFonts w:cs="Times New Roman"/>
          <w:color w:val="000000" w:themeColor="text1"/>
        </w:rPr>
        <w:t>形成表示，与系统的有效记忆长度、因果时窗及编码器能利用的上下文范围有关；</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过短会损失必要的历史依赖，过长则增加计算成本并可能引入与当前预测步无关的冗余，后文将从边际收益角度进一步讨论。</w:t>
      </w:r>
    </w:p>
    <w:p w14:paraId="14D45646" w14:textId="59897318" w:rsidR="009025C3" w:rsidRPr="009025C3" w:rsidRDefault="009025C3" w:rsidP="008D7CE8">
      <w:pPr>
        <w:ind w:firstLineChars="200" w:firstLine="420"/>
        <w:rPr>
          <w:rFonts w:cs="Times New Roman"/>
          <w:color w:val="000000" w:themeColor="text1"/>
        </w:rPr>
      </w:pPr>
      <w:r w:rsidRPr="009025C3">
        <w:rPr>
          <w:rFonts w:cs="Times New Roman"/>
          <w:color w:val="000000" w:themeColor="text1"/>
        </w:rPr>
        <w:t>综上，在给定</w:t>
      </w:r>
      <w:r w:rsidRPr="009025C3">
        <w:rPr>
          <w:rFonts w:cs="Times New Roman"/>
          <w:color w:val="000000" w:themeColor="text1"/>
        </w:rPr>
        <w:t xml:space="preserve"> (</w:t>
      </w:r>
      <w:r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下，问题定义明确了学习目标与任务难度来源：</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界定条件信息集，</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界定需联合预测的未来步数及随之而来的不确定性递增，二者共同约束了任意模型（包括本文的</w:t>
      </w:r>
      <w:r w:rsidRPr="009025C3">
        <w:rPr>
          <w:rFonts w:cs="Times New Roman"/>
          <w:color w:val="000000" w:themeColor="text1"/>
        </w:rPr>
        <w:t xml:space="preserve"> Transformer</w:t>
      </w:r>
      <w:r w:rsidRPr="009025C3">
        <w:rPr>
          <w:rFonts w:cs="Times New Roman"/>
          <w:color w:val="000000" w:themeColor="text1"/>
        </w:rPr>
        <w:t>）在该任务上的性能上界与合理的配置选型空间。</w:t>
      </w:r>
    </w:p>
    <w:p w14:paraId="2E027429" w14:textId="01B338CF" w:rsidR="009025C3" w:rsidRPr="0026769C" w:rsidRDefault="009025C3" w:rsidP="0026769C">
      <w:pPr>
        <w:pStyle w:val="ListParagraph"/>
        <w:numPr>
          <w:ilvl w:val="1"/>
          <w:numId w:val="5"/>
        </w:numPr>
        <w:ind w:firstLineChars="0"/>
        <w:rPr>
          <w:rFonts w:eastAsia="SimHei" w:cs="Times New Roman"/>
          <w:b/>
          <w:color w:val="000000" w:themeColor="text1"/>
          <w:sz w:val="24"/>
          <w:szCs w:val="24"/>
        </w:rPr>
      </w:pPr>
      <w:r w:rsidRPr="0026769C">
        <w:rPr>
          <w:rFonts w:eastAsia="SimHei" w:cs="Times New Roman"/>
          <w:b/>
          <w:color w:val="000000" w:themeColor="text1"/>
          <w:sz w:val="24"/>
          <w:szCs w:val="24"/>
        </w:rPr>
        <w:t>数据与预处理</w:t>
      </w:r>
    </w:p>
    <w:p w14:paraId="2F2F04EA" w14:textId="72225934" w:rsidR="009025C3" w:rsidRDefault="00287FF6" w:rsidP="009025C3">
      <w:pPr>
        <w:ind w:firstLineChars="200" w:firstLine="420"/>
        <w:rPr>
          <w:ins w:id="22" w:author="#CUI SHUAIWEN#" w:date="2026-02-12T23:50:00Z" w16du:dateUtc="2026-02-12T15:50:00Z"/>
          <w:rFonts w:cs="Times New Roman"/>
          <w:color w:val="000000" w:themeColor="text1"/>
        </w:rPr>
      </w:pPr>
      <w:ins w:id="23" w:author="#CUI SHUAIWEN#" w:date="2026-02-12T23:53:00Z" w16du:dateUtc="2026-02-12T15:53:00Z">
        <w:r>
          <w:rPr>
            <w:rFonts w:cs="Times New Roman" w:hint="eastAsia"/>
            <w:color w:val="000000" w:themeColor="text1"/>
          </w:rPr>
          <w:t>数据集预处理</w:t>
        </w:r>
        <w:r w:rsidRPr="009025C3">
          <w:rPr>
            <w:rFonts w:cs="Times New Roman"/>
            <w:color w:val="000000" w:themeColor="text1"/>
          </w:rPr>
          <w:t>：</w:t>
        </w:r>
      </w:ins>
      <w:r w:rsidR="009025C3" w:rsidRPr="009025C3">
        <w:rPr>
          <w:rFonts w:cs="Times New Roman"/>
          <w:color w:val="000000" w:themeColor="text1"/>
        </w:rPr>
        <w:t>数据来源于该区间盾构施工实时监测系统，采样间隔</w:t>
      </w:r>
      <w:r w:rsidR="009025C3" w:rsidRPr="009025C3">
        <w:rPr>
          <w:rFonts w:cs="Times New Roman"/>
          <w:color w:val="000000" w:themeColor="text1"/>
        </w:rPr>
        <w:t xml:space="preserve"> 5 s</w:t>
      </w:r>
      <w:r w:rsidR="009025C3" w:rsidRPr="009025C3">
        <w:rPr>
          <w:rFonts w:cs="Times New Roman"/>
          <w:color w:val="000000" w:themeColor="text1"/>
        </w:rPr>
        <w:t>。该间隔在工程上对应盾构推进与刀盘控制的典型操作节奏，既能捕捉地层</w:t>
      </w:r>
      <w:r w:rsidR="009025C3" w:rsidRPr="009025C3">
        <w:rPr>
          <w:rFonts w:cs="Times New Roman"/>
          <w:color w:val="000000" w:themeColor="text1"/>
        </w:rPr>
        <w:t>–</w:t>
      </w:r>
      <w:r w:rsidR="009025C3" w:rsidRPr="009025C3">
        <w:rPr>
          <w:rFonts w:cs="Times New Roman"/>
          <w:color w:val="000000" w:themeColor="text1"/>
        </w:rPr>
        <w:t>机械交互在数十秒尺度上的变化，又避免过高采样带来的冗余与存储负担；在方法上则直接决定了</w:t>
      </w:r>
      <w:r w:rsidR="009025C3" w:rsidRPr="009025C3">
        <w:rPr>
          <w:rFonts w:cs="Times New Roman"/>
          <w:color w:val="000000" w:themeColor="text1"/>
        </w:rPr>
        <w:t>“</w:t>
      </w:r>
      <w:r w:rsidR="009025C3" w:rsidRPr="009025C3">
        <w:rPr>
          <w:rFonts w:cs="Times New Roman"/>
          <w:color w:val="000000" w:themeColor="text1"/>
        </w:rPr>
        <w:t>一步</w:t>
      </w:r>
      <w:r w:rsidR="009025C3" w:rsidRPr="009025C3">
        <w:rPr>
          <w:rFonts w:cs="Times New Roman"/>
          <w:color w:val="000000" w:themeColor="text1"/>
        </w:rPr>
        <w:t>”</w:t>
      </w:r>
      <w:r w:rsidR="009025C3" w:rsidRPr="009025C3">
        <w:rPr>
          <w:rFonts w:cs="Times New Roman"/>
          <w:color w:val="000000" w:themeColor="text1"/>
        </w:rPr>
        <w:t>所对应的物理时间，从而将抽象的</w:t>
      </w:r>
      <w:r w:rsidR="009025C3" w:rsidRPr="009025C3">
        <w:rPr>
          <w:rFonts w:cs="Times New Roman"/>
          <w:color w:val="000000" w:themeColor="text1"/>
        </w:rPr>
        <w:t xml:space="preserve"> </w:t>
      </w:r>
      <w:r w:rsidR="009025C3" w:rsidRPr="00CE4477">
        <w:rPr>
          <w:rFonts w:cs="Times New Roman"/>
          <w:i/>
          <w:iCs/>
          <w:color w:val="000000" w:themeColor="text1"/>
        </w:rPr>
        <w:t>T</w:t>
      </w:r>
      <w:r w:rsidR="009025C3" w:rsidRPr="00CE4477">
        <w:rPr>
          <w:rFonts w:cs="Times New Roman"/>
          <w:i/>
          <w:iCs/>
          <w:color w:val="000000" w:themeColor="text1"/>
        </w:rPr>
        <w:t>、</w:t>
      </w:r>
      <w:r w:rsidR="009025C3" w:rsidRPr="00CE4477">
        <w:rPr>
          <w:rFonts w:cs="Times New Roman"/>
          <w:i/>
          <w:iCs/>
          <w:color w:val="000000" w:themeColor="text1"/>
        </w:rPr>
        <w:t>H</w:t>
      </w:r>
      <w:r w:rsidR="009025C3" w:rsidRPr="009025C3">
        <w:rPr>
          <w:rFonts w:cs="Times New Roman"/>
          <w:color w:val="000000" w:themeColor="text1"/>
        </w:rPr>
        <w:t>（步数）与</w:t>
      </w:r>
      <w:r w:rsidR="009025C3" w:rsidRPr="009025C3">
        <w:rPr>
          <w:rFonts w:cs="Times New Roman"/>
          <w:color w:val="000000" w:themeColor="text1"/>
        </w:rPr>
        <w:t>“</w:t>
      </w:r>
      <w:r w:rsidR="009025C3" w:rsidRPr="009025C3">
        <w:rPr>
          <w:rFonts w:cs="Times New Roman"/>
          <w:color w:val="000000" w:themeColor="text1"/>
        </w:rPr>
        <w:t>用多长历史、预测多远</w:t>
      </w:r>
      <w:r w:rsidR="009025C3" w:rsidRPr="009025C3">
        <w:rPr>
          <w:rFonts w:cs="Times New Roman"/>
          <w:color w:val="000000" w:themeColor="text1"/>
        </w:rPr>
        <w:t>”</w:t>
      </w:r>
      <w:r w:rsidR="009025C3" w:rsidRPr="009025C3">
        <w:rPr>
          <w:rFonts w:cs="Times New Roman"/>
          <w:color w:val="000000" w:themeColor="text1"/>
        </w:rPr>
        <w:t>（分钟</w:t>
      </w:r>
      <w:r w:rsidR="009025C3" w:rsidRPr="009025C3">
        <w:rPr>
          <w:rFonts w:cs="Times New Roman"/>
          <w:color w:val="000000" w:themeColor="text1"/>
        </w:rPr>
        <w:t>/</w:t>
      </w:r>
      <w:r w:rsidR="009025C3" w:rsidRPr="009025C3">
        <w:rPr>
          <w:rFonts w:cs="Times New Roman"/>
          <w:color w:val="000000" w:themeColor="text1"/>
        </w:rPr>
        <w:t>秒）建立对应关系。经合并、去缺与格式统一后，得到以时间顺序排列的连续序列；前</w:t>
      </w:r>
      <w:r w:rsidR="009025C3" w:rsidRPr="009025C3">
        <w:rPr>
          <w:rFonts w:cs="Times New Roman"/>
          <w:color w:val="000000" w:themeColor="text1"/>
        </w:rPr>
        <w:t xml:space="preserve"> 5 </w:t>
      </w:r>
      <w:r w:rsidR="009025C3" w:rsidRPr="009025C3">
        <w:rPr>
          <w:rFonts w:cs="Times New Roman"/>
          <w:color w:val="000000" w:themeColor="text1"/>
        </w:rPr>
        <w:t>列为元数据（管片号、行程、日期、时刻、掘进状态），其后为</w:t>
      </w:r>
      <w:r w:rsidR="009025C3" w:rsidRPr="009025C3">
        <w:rPr>
          <w:rFonts w:cs="Times New Roman"/>
          <w:color w:val="000000" w:themeColor="text1"/>
        </w:rPr>
        <w:t xml:space="preserve"> 32 </w:t>
      </w:r>
      <w:r w:rsidR="009025C3" w:rsidRPr="009025C3">
        <w:rPr>
          <w:rFonts w:cs="Times New Roman"/>
          <w:color w:val="000000" w:themeColor="text1"/>
        </w:rPr>
        <w:t>维数值型掘进参数，包括贯入度、四腔室推进压力、土舱土压、推进油缸总推力、千斤顶速度与行程、刀盘转速与扭矩及</w:t>
      </w:r>
      <w:r w:rsidR="009025C3" w:rsidRPr="009025C3">
        <w:rPr>
          <w:rFonts w:cs="Times New Roman"/>
          <w:color w:val="000000" w:themeColor="text1"/>
        </w:rPr>
        <w:t xml:space="preserve"> No.1</w:t>
      </w:r>
      <w:r w:rsidR="009025C3" w:rsidRPr="009025C3">
        <w:rPr>
          <w:rFonts w:cs="Times New Roman"/>
          <w:color w:val="000000" w:themeColor="text1"/>
        </w:rPr>
        <w:t>～</w:t>
      </w:r>
      <w:r w:rsidR="009025C3" w:rsidRPr="009025C3">
        <w:rPr>
          <w:rFonts w:cs="Times New Roman"/>
          <w:color w:val="000000" w:themeColor="text1"/>
        </w:rPr>
        <w:t xml:space="preserve">No.10 </w:t>
      </w:r>
      <w:r w:rsidR="009025C3" w:rsidRPr="009025C3">
        <w:rPr>
          <w:rFonts w:cs="Times New Roman"/>
          <w:color w:val="000000" w:themeColor="text1"/>
        </w:rPr>
        <w:t>刀盘电机扭矩等。对缺失值采用前向与后向填充，保证序列连续可用，避免因缺值导致的窗口断裂；在采样较密且缺失比例可控的前提下，该做法对局部趋势的影响有限。</w:t>
      </w:r>
    </w:p>
    <w:p w14:paraId="23BE394C" w14:textId="77777777" w:rsidR="00287FF6" w:rsidRPr="009025C3" w:rsidRDefault="00287FF6" w:rsidP="00287FF6">
      <w:pPr>
        <w:ind w:firstLineChars="200" w:firstLine="420"/>
        <w:rPr>
          <w:moveTo w:id="24" w:author="#CUI SHUAIWEN#" w:date="2026-02-12T23:50:00Z" w16du:dateUtc="2026-02-12T15:50:00Z"/>
          <w:rFonts w:cs="Times New Roman"/>
          <w:color w:val="000000" w:themeColor="text1"/>
        </w:rPr>
      </w:pPr>
      <w:moveToRangeStart w:id="25" w:author="#CUI SHUAIWEN#" w:date="2026-02-12T23:50:00Z" w:name="move221832661"/>
      <w:moveTo w:id="26" w:author="#CUI SHUAIWEN#" w:date="2026-02-12T23:50:00Z" w16du:dateUtc="2026-02-12T15:50:00Z">
        <w:r>
          <w:rPr>
            <w:noProof/>
          </w:rPr>
          <w:drawing>
            <wp:inline distT="0" distB="0" distL="0" distR="0" wp14:anchorId="5D7306DE" wp14:editId="08148D57">
              <wp:extent cx="2867025" cy="3000375"/>
              <wp:effectExtent l="0" t="0" r="9525" b="9525"/>
              <wp:docPr id="839735281" name="Picture 1" descr="A red and blue grid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281" name="Picture 1" descr="A red and blue grid with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moveTo>
    </w:p>
    <w:p w14:paraId="53A8EF3A" w14:textId="77777777" w:rsidR="00287FF6" w:rsidRDefault="00287FF6" w:rsidP="00287FF6">
      <w:pPr>
        <w:snapToGrid w:val="0"/>
        <w:jc w:val="center"/>
        <w:rPr>
          <w:moveTo w:id="27" w:author="#CUI SHUAIWEN#" w:date="2026-02-12T23:50:00Z" w16du:dateUtc="2026-02-12T15:50:00Z"/>
          <w:rFonts w:eastAsia="SimHei" w:cs="Times New Roman"/>
          <w:b/>
          <w:sz w:val="18"/>
        </w:rPr>
      </w:pPr>
      <w:bookmarkStart w:id="28" w:name="_Ref177395691"/>
      <w:moveTo w:id="29" w:author="#CUI SHUAIWEN#" w:date="2026-02-12T23:50:00Z" w16du:dateUtc="2026-02-12T15:50:00Z">
        <w:r w:rsidRPr="00B96F62">
          <w:rPr>
            <w:rFonts w:eastAsia="SimHei" w:cs="Times New Roman" w:hint="eastAsia"/>
            <w:b/>
            <w:sz w:val="18"/>
          </w:rPr>
          <w:t>图</w:t>
        </w:r>
        <w:r w:rsidRPr="00B96F62">
          <w:rPr>
            <w:rFonts w:eastAsia="SimHei" w:cs="Times New Roman" w:hint="eastAsia"/>
            <w:b/>
            <w:sz w:val="18"/>
          </w:rPr>
          <w:t xml:space="preserve"> </w:t>
        </w:r>
        <w:r w:rsidRPr="00B96F62">
          <w:rPr>
            <w:rFonts w:eastAsia="SimHei" w:cs="Times New Roman" w:hint="eastAsia"/>
            <w:b/>
            <w:sz w:val="18"/>
          </w:rPr>
          <w:fldChar w:fldCharType="begin"/>
        </w:r>
        <w:r w:rsidRPr="00B96F62">
          <w:rPr>
            <w:rFonts w:eastAsia="SimHei" w:cs="Times New Roman" w:hint="eastAsia"/>
            <w:b/>
            <w:sz w:val="18"/>
          </w:rPr>
          <w:instrText xml:space="preserve"> SEQ </w:instrText>
        </w:r>
        <w:r w:rsidRPr="00B96F62">
          <w:rPr>
            <w:rFonts w:eastAsia="SimHei" w:cs="Times New Roman" w:hint="eastAsia"/>
            <w:b/>
            <w:sz w:val="18"/>
          </w:rPr>
          <w:instrText>图</w:instrText>
        </w:r>
        <w:r w:rsidRPr="00B96F62">
          <w:rPr>
            <w:rFonts w:eastAsia="SimHei" w:cs="Times New Roman" w:hint="eastAsia"/>
            <w:b/>
            <w:sz w:val="18"/>
          </w:rPr>
          <w:instrText xml:space="preserve"> \* ARABIC </w:instrText>
        </w:r>
        <w:r w:rsidRPr="00B96F62">
          <w:rPr>
            <w:rFonts w:eastAsia="SimHei" w:cs="Times New Roman" w:hint="eastAsia"/>
            <w:b/>
            <w:sz w:val="18"/>
          </w:rPr>
          <w:fldChar w:fldCharType="separate"/>
        </w:r>
        <w:r>
          <w:rPr>
            <w:rFonts w:eastAsia="SimHei" w:cs="Times New Roman"/>
            <w:b/>
            <w:noProof/>
            <w:sz w:val="18"/>
          </w:rPr>
          <w:t>1</w:t>
        </w:r>
        <w:r w:rsidRPr="00B96F62">
          <w:rPr>
            <w:rFonts w:eastAsia="SimHei" w:cs="Times New Roman" w:hint="eastAsia"/>
            <w:b/>
            <w:sz w:val="18"/>
          </w:rPr>
          <w:fldChar w:fldCharType="end"/>
        </w:r>
        <w:bookmarkEnd w:id="28"/>
        <w:r w:rsidRPr="00B96F62">
          <w:rPr>
            <w:rFonts w:eastAsia="SimHei" w:cs="Times New Roman" w:hint="eastAsia"/>
            <w:b/>
            <w:sz w:val="18"/>
          </w:rPr>
          <w:t xml:space="preserve"> </w:t>
        </w:r>
        <w:r w:rsidRPr="004E10E9">
          <w:rPr>
            <w:rFonts w:cs="Times New Roman"/>
            <w:b/>
            <w:bCs/>
            <w:color w:val="000000" w:themeColor="text1"/>
          </w:rPr>
          <w:t>掘进参数相关系数热力图</w:t>
        </w:r>
      </w:moveTo>
    </w:p>
    <w:p w14:paraId="12EE5D03" w14:textId="72328513" w:rsidR="00287FF6" w:rsidRPr="004E10E9" w:rsidRDefault="00287FF6" w:rsidP="00287FF6">
      <w:pPr>
        <w:snapToGrid w:val="0"/>
        <w:jc w:val="center"/>
        <w:rPr>
          <w:moveTo w:id="30" w:author="#CUI SHUAIWEN#" w:date="2026-02-12T23:50:00Z" w16du:dateUtc="2026-02-12T15:50:00Z"/>
          <w:rFonts w:cs="Times New Roman"/>
          <w:b/>
          <w:bCs/>
          <w:color w:val="000000" w:themeColor="text1"/>
        </w:rPr>
      </w:pPr>
      <w:moveTo w:id="31" w:author="#CUI SHUAIWEN#" w:date="2026-02-12T23:50:00Z" w16du:dateUtc="2026-02-12T15:50:00Z">
        <w:r>
          <w:rPr>
            <w:rFonts w:eastAsia="SimHei" w:cs="Times New Roman" w:hint="eastAsia"/>
            <w:b/>
            <w:sz w:val="18"/>
          </w:rPr>
          <w:t>Fig.</w:t>
        </w:r>
        <w:r>
          <w:rPr>
            <w:rFonts w:eastAsia="SimHei" w:cs="Times New Roman"/>
            <w:b/>
            <w:sz w:val="18"/>
          </w:rPr>
          <w:t xml:space="preserve">1 </w:t>
        </w:r>
        <w:r w:rsidRPr="00984D58">
          <w:rPr>
            <w:rFonts w:eastAsia="SimHei" w:cs="Times New Roman"/>
            <w:b/>
            <w:sz w:val="18"/>
          </w:rPr>
          <w:t>Correlation heatmap of tunnelling parameters</w:t>
        </w:r>
      </w:moveTo>
    </w:p>
    <w:moveToRangeEnd w:id="25"/>
    <w:p w14:paraId="01A81236" w14:textId="177EECF1" w:rsidR="00287FF6" w:rsidRPr="009025C3" w:rsidDel="00287FF6" w:rsidRDefault="00287FF6" w:rsidP="00287FF6">
      <w:pPr>
        <w:rPr>
          <w:del w:id="32" w:author="#CUI SHUAIWEN#" w:date="2026-02-12T23:50:00Z" w16du:dateUtc="2026-02-12T15:50:00Z"/>
          <w:rFonts w:cs="Times New Roman"/>
          <w:color w:val="000000" w:themeColor="text1"/>
        </w:rPr>
        <w:pPrChange w:id="33" w:author="#CUI SHUAIWEN#" w:date="2026-02-12T23:50:00Z" w16du:dateUtc="2026-02-12T15:50:00Z">
          <w:pPr>
            <w:ind w:firstLineChars="200" w:firstLine="420"/>
          </w:pPr>
        </w:pPrChange>
      </w:pPr>
    </w:p>
    <w:p w14:paraId="5346FE00" w14:textId="17529177"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样本构造与划分：按给定序列长度</w:t>
      </w:r>
      <w:r w:rsidRPr="009025C3">
        <w:rPr>
          <w:rFonts w:cs="Times New Roman"/>
          <w:color w:val="000000" w:themeColor="text1"/>
        </w:rPr>
        <w:t xml:space="preserve"> </w:t>
      </w:r>
      <w:r w:rsidRPr="00CE4477">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CE4477">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以滑动窗口方式构造输入</w:t>
      </w:r>
      <w:r w:rsidRPr="009025C3">
        <w:rPr>
          <w:rFonts w:cs="Times New Roman"/>
          <w:color w:val="000000" w:themeColor="text1"/>
        </w:rPr>
        <w:t>–</w:t>
      </w:r>
      <w:r w:rsidRPr="009025C3">
        <w:rPr>
          <w:rFonts w:cs="Times New Roman"/>
          <w:color w:val="000000" w:themeColor="text1"/>
        </w:rPr>
        <w:t>输出样本，得到若干组</w:t>
      </w:r>
      <w:r w:rsidRPr="009025C3">
        <w:rPr>
          <w:rFonts w:cs="Times New Roman"/>
          <w:color w:val="000000" w:themeColor="text1"/>
        </w:rPr>
        <w:t xml:space="preserve"> </w:t>
      </w:r>
      <m:oMath>
        <m:r>
          <w:rPr>
            <w:rFonts w:ascii="Cambria Math" w:hAnsi="Cambria Math" w:cs="Times New Roman"/>
            <w:color w:val="000000" w:themeColor="text1"/>
          </w:rPr>
          <m:t>(X,Y)</m:t>
        </m:r>
      </m:oMath>
      <w:r w:rsidRPr="009025C3">
        <w:rPr>
          <w:rFonts w:cs="Times New Roman"/>
          <w:color w:val="000000" w:themeColor="text1"/>
        </w:rPr>
        <w:t>。滑动窗口保证了相邻样本在时间上重叠，从而充分利用数据并保持时序的连续性；同一段历史可参与多个样本的构造，但每个样本的</w:t>
      </w:r>
      <w:r w:rsidRPr="009025C3">
        <w:rPr>
          <w:rFonts w:cs="Times New Roman"/>
          <w:color w:val="000000" w:themeColor="text1"/>
        </w:rPr>
        <w:t xml:space="preserve"> (</w:t>
      </w:r>
      <w:r w:rsidRPr="00CE4477">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固定，便于在同一配置下进行无偏的监督学习。划分时按</w:t>
      </w:r>
      <w:r w:rsidRPr="009025C3">
        <w:rPr>
          <w:rFonts w:cs="Times New Roman"/>
          <w:color w:val="000000" w:themeColor="text1"/>
        </w:rPr>
        <w:t xml:space="preserve"> 70%</w:t>
      </w:r>
      <w:r w:rsidRPr="009025C3">
        <w:rPr>
          <w:rFonts w:ascii="Cambria Math" w:hAnsi="Cambria Math" w:cs="Cambria Math"/>
          <w:color w:val="000000" w:themeColor="text1"/>
        </w:rPr>
        <w:t>∶</w:t>
      </w:r>
      <w:r w:rsidRPr="009025C3">
        <w:rPr>
          <w:rFonts w:cs="Times New Roman"/>
          <w:color w:val="000000" w:themeColor="text1"/>
        </w:rPr>
        <w:t>15%</w:t>
      </w:r>
      <w:r w:rsidRPr="009025C3">
        <w:rPr>
          <w:rFonts w:ascii="Cambria Math" w:hAnsi="Cambria Math" w:cs="Cambria Math"/>
          <w:color w:val="000000" w:themeColor="text1"/>
        </w:rPr>
        <w:t>∶</w:t>
      </w:r>
      <w:r w:rsidRPr="009025C3">
        <w:rPr>
          <w:rFonts w:cs="Times New Roman"/>
          <w:color w:val="000000" w:themeColor="text1"/>
        </w:rPr>
        <w:t xml:space="preserve">15% </w:t>
      </w:r>
      <w:r w:rsidRPr="009025C3">
        <w:rPr>
          <w:rFonts w:cs="Times New Roman"/>
          <w:color w:val="000000" w:themeColor="text1"/>
        </w:rPr>
        <w:t>沿时间顺序切分为训练集、验证集与测试集，不打乱时序，以避免信息泄露并与</w:t>
      </w:r>
      <w:r w:rsidRPr="009025C3">
        <w:rPr>
          <w:rFonts w:cs="Times New Roman"/>
          <w:color w:val="000000" w:themeColor="text1"/>
        </w:rPr>
        <w:t>“</w:t>
      </w:r>
      <w:r w:rsidRPr="009025C3">
        <w:rPr>
          <w:rFonts w:cs="Times New Roman"/>
          <w:color w:val="000000" w:themeColor="text1"/>
        </w:rPr>
        <w:t>用过去预测未来</w:t>
      </w:r>
      <w:r w:rsidRPr="009025C3">
        <w:rPr>
          <w:rFonts w:cs="Times New Roman"/>
          <w:color w:val="000000" w:themeColor="text1"/>
        </w:rPr>
        <w:t>”</w:t>
      </w:r>
      <w:r w:rsidRPr="009025C3">
        <w:rPr>
          <w:rFonts w:cs="Times New Roman"/>
          <w:color w:val="000000" w:themeColor="text1"/>
        </w:rPr>
        <w:t>的部署场</w:t>
      </w:r>
      <w:r w:rsidRPr="009025C3">
        <w:rPr>
          <w:rFonts w:cs="Times New Roman"/>
          <w:color w:val="000000" w:themeColor="text1"/>
        </w:rPr>
        <w:lastRenderedPageBreak/>
        <w:t>景一致。验证集用于早停与超参数监控，测试集仅用于最终报告指标。</w:t>
      </w:r>
    </w:p>
    <w:p w14:paraId="36E9BFCD" w14:textId="7BECD525" w:rsidR="004E10E9" w:rsidRDefault="009025C3" w:rsidP="00287FF6">
      <w:pPr>
        <w:ind w:firstLineChars="200" w:firstLine="420"/>
        <w:rPr>
          <w:ins w:id="34" w:author="#CUI SHUAIWEN#" w:date="2026-02-12T23:51:00Z" w16du:dateUtc="2026-02-12T15:51:00Z"/>
          <w:rFonts w:cs="Times New Roman"/>
          <w:color w:val="000000" w:themeColor="text1"/>
        </w:rPr>
      </w:pPr>
      <w:r w:rsidRPr="009025C3">
        <w:rPr>
          <w:rFonts w:cs="Times New Roman"/>
          <w:color w:val="000000" w:themeColor="text1"/>
        </w:rPr>
        <w:t>多变量结构与相关性：如图</w:t>
      </w:r>
      <w:r w:rsidRPr="009025C3">
        <w:rPr>
          <w:rFonts w:cs="Times New Roman"/>
          <w:color w:val="000000" w:themeColor="text1"/>
        </w:rPr>
        <w:t xml:space="preserve"> 1 </w:t>
      </w:r>
      <w:r w:rsidRPr="009025C3">
        <w:rPr>
          <w:rFonts w:cs="Times New Roman"/>
          <w:color w:val="000000" w:themeColor="text1"/>
        </w:rPr>
        <w:t>所示，</w:t>
      </w:r>
      <w:r w:rsidRPr="009025C3">
        <w:rPr>
          <w:rFonts w:cs="Times New Roman"/>
          <w:color w:val="000000" w:themeColor="text1"/>
        </w:rPr>
        <w:t xml:space="preserve">32 </w:t>
      </w:r>
      <w:r w:rsidRPr="009025C3">
        <w:rPr>
          <w:rFonts w:cs="Times New Roman"/>
          <w:color w:val="000000" w:themeColor="text1"/>
        </w:rPr>
        <w:t>维参数两两相关系数热力图（横纵轴为特征序号</w:t>
      </w:r>
      <w:r w:rsidRPr="009025C3">
        <w:rPr>
          <w:rFonts w:cs="Times New Roman"/>
          <w:color w:val="000000" w:themeColor="text1"/>
        </w:rPr>
        <w:t xml:space="preserve"> 1</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）反映了参数间的线性相关结构，部分参数间相关性较强。从物理上，推进压力、推力、贯入度、刀盘扭矩等由同一掘进过程与地层</w:t>
      </w:r>
      <w:r w:rsidRPr="009025C3">
        <w:rPr>
          <w:rFonts w:cs="Times New Roman"/>
          <w:color w:val="000000" w:themeColor="text1"/>
        </w:rPr>
        <w:t>–</w:t>
      </w:r>
      <w:r w:rsidRPr="009025C3">
        <w:rPr>
          <w:rFonts w:cs="Times New Roman"/>
          <w:color w:val="000000" w:themeColor="text1"/>
        </w:rPr>
        <w:t>机械耦合所驱动，存在强耦合与滞后关系；从建模角度，强相关意味着若仅做单变量预测会损失大量跨变量信息，多变量联合建模可显式利用这些依赖关系，并借助</w:t>
      </w:r>
      <w:r w:rsidRPr="009025C3">
        <w:rPr>
          <w:rFonts w:cs="Times New Roman"/>
          <w:color w:val="000000" w:themeColor="text1"/>
        </w:rPr>
        <w:t xml:space="preserve"> Transformer </w:t>
      </w:r>
      <w:r w:rsidRPr="009025C3">
        <w:rPr>
          <w:rFonts w:cs="Times New Roman"/>
          <w:color w:val="000000" w:themeColor="text1"/>
        </w:rPr>
        <w:t>的多头注意力在不同子空间上捕捉不同变量组或时间尺度模式，因此本数据适合作为多变量、多时间尺度预测的实证载体。</w:t>
      </w:r>
      <w:moveFromRangeStart w:id="35" w:author="#CUI SHUAIWEN#" w:date="2026-02-12T23:50:00Z" w:name="move221832661"/>
      <w:moveFrom w:id="36" w:author="#CUI SHUAIWEN#" w:date="2026-02-12T23:50:00Z" w16du:dateUtc="2026-02-12T15:50:00Z">
        <w:r w:rsidR="004E10E9" w:rsidDel="00287FF6">
          <w:rPr>
            <w:noProof/>
          </w:rPr>
          <w:drawing>
            <wp:inline distT="0" distB="0" distL="0" distR="0" wp14:anchorId="0BE909AB" wp14:editId="6D411975">
              <wp:extent cx="2867025" cy="3000375"/>
              <wp:effectExtent l="0" t="0" r="9525" b="9525"/>
              <wp:docPr id="16513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moveFrom>
    </w:p>
    <w:p w14:paraId="5C2B5BA7" w14:textId="77777777" w:rsidR="00287FF6" w:rsidRPr="00287FF6" w:rsidDel="00287FF6" w:rsidRDefault="00287FF6" w:rsidP="00287FF6">
      <w:pPr>
        <w:pStyle w:val="ListParagraph"/>
        <w:numPr>
          <w:ilvl w:val="1"/>
          <w:numId w:val="5"/>
        </w:numPr>
        <w:ind w:firstLineChars="0"/>
        <w:rPr>
          <w:moveFrom w:id="37" w:author="#CUI SHUAIWEN#" w:date="2026-02-12T23:50:00Z" w16du:dateUtc="2026-02-12T15:50:00Z"/>
          <w:rFonts w:eastAsia="SimHei" w:cs="Times New Roman"/>
          <w:b/>
          <w:color w:val="000000" w:themeColor="text1"/>
          <w:sz w:val="24"/>
          <w:szCs w:val="24"/>
          <w:rPrChange w:id="38" w:author="#CUI SHUAIWEN#" w:date="2026-02-12T23:51:00Z" w16du:dateUtc="2026-02-12T15:51:00Z">
            <w:rPr>
              <w:moveFrom w:id="39" w:author="#CUI SHUAIWEN#" w:date="2026-02-12T23:50:00Z" w16du:dateUtc="2026-02-12T15:50:00Z"/>
              <w:rFonts w:cs="Times New Roman"/>
              <w:color w:val="000000" w:themeColor="text1"/>
            </w:rPr>
          </w:rPrChange>
        </w:rPr>
        <w:pPrChange w:id="40" w:author="#CUI SHUAIWEN#" w:date="2026-02-12T23:51:00Z" w16du:dateUtc="2026-02-12T15:51:00Z">
          <w:pPr>
            <w:ind w:firstLineChars="200" w:firstLine="420"/>
          </w:pPr>
        </w:pPrChange>
      </w:pPr>
    </w:p>
    <w:p w14:paraId="0E383D5B" w14:textId="2D619CF0" w:rsidR="004E10E9" w:rsidRPr="00287FF6" w:rsidDel="00287FF6" w:rsidRDefault="004E10E9" w:rsidP="00287FF6">
      <w:pPr>
        <w:pStyle w:val="ListParagraph"/>
        <w:numPr>
          <w:ilvl w:val="1"/>
          <w:numId w:val="5"/>
        </w:numPr>
        <w:ind w:firstLineChars="0"/>
        <w:rPr>
          <w:moveFrom w:id="41" w:author="#CUI SHUAIWEN#" w:date="2026-02-12T23:50:00Z" w16du:dateUtc="2026-02-12T15:50:00Z"/>
          <w:rFonts w:eastAsia="SimHei" w:cs="Times New Roman"/>
          <w:b/>
          <w:color w:val="000000" w:themeColor="text1"/>
          <w:sz w:val="24"/>
          <w:szCs w:val="24"/>
          <w:rPrChange w:id="42" w:author="#CUI SHUAIWEN#" w:date="2026-02-12T23:51:00Z" w16du:dateUtc="2026-02-12T15:51:00Z">
            <w:rPr>
              <w:moveFrom w:id="43" w:author="#CUI SHUAIWEN#" w:date="2026-02-12T23:50:00Z" w16du:dateUtc="2026-02-12T15:50:00Z"/>
              <w:rFonts w:eastAsia="SimHei" w:cs="Times New Roman"/>
              <w:b/>
              <w:sz w:val="18"/>
            </w:rPr>
          </w:rPrChange>
        </w:rPr>
        <w:pPrChange w:id="44" w:author="#CUI SHUAIWEN#" w:date="2026-02-12T23:51:00Z" w16du:dateUtc="2026-02-12T15:51:00Z">
          <w:pPr>
            <w:snapToGrid w:val="0"/>
            <w:jc w:val="center"/>
          </w:pPr>
        </w:pPrChange>
      </w:pPr>
      <w:moveFrom w:id="45" w:author="#CUI SHUAIWEN#" w:date="2026-02-12T23:50:00Z" w16du:dateUtc="2026-02-12T15:50:00Z">
        <w:r w:rsidRPr="00287FF6" w:rsidDel="00287FF6">
          <w:rPr>
            <w:rFonts w:eastAsia="SimHei" w:cs="Times New Roman" w:hint="eastAsia"/>
            <w:b/>
            <w:color w:val="000000" w:themeColor="text1"/>
            <w:sz w:val="24"/>
            <w:szCs w:val="24"/>
            <w:rPrChange w:id="46" w:author="#CUI SHUAIWEN#" w:date="2026-02-12T23:51:00Z" w16du:dateUtc="2026-02-12T15:51:00Z">
              <w:rPr>
                <w:rFonts w:eastAsia="SimHei" w:cs="Times New Roman" w:hint="eastAsia"/>
                <w:b/>
                <w:sz w:val="18"/>
              </w:rPr>
            </w:rPrChange>
          </w:rPr>
          <w:t>图</w:t>
        </w:r>
        <w:r w:rsidRPr="00287FF6" w:rsidDel="00287FF6">
          <w:rPr>
            <w:rFonts w:eastAsia="SimHei" w:cs="Times New Roman" w:hint="eastAsia"/>
            <w:b/>
            <w:color w:val="000000" w:themeColor="text1"/>
            <w:sz w:val="24"/>
            <w:szCs w:val="24"/>
            <w:rPrChange w:id="47" w:author="#CUI SHUAIWEN#" w:date="2026-02-12T23:51:00Z" w16du:dateUtc="2026-02-12T15:51:00Z">
              <w:rPr>
                <w:rFonts w:eastAsia="SimHei" w:cs="Times New Roman" w:hint="eastAsia"/>
                <w:b/>
                <w:sz w:val="18"/>
              </w:rPr>
            </w:rPrChange>
          </w:rPr>
          <w:t xml:space="preserve"> </w:t>
        </w:r>
        <w:r w:rsidRPr="00287FF6" w:rsidDel="00287FF6">
          <w:rPr>
            <w:rFonts w:eastAsia="SimHei" w:cs="Times New Roman" w:hint="eastAsia"/>
            <w:b/>
            <w:color w:val="000000" w:themeColor="text1"/>
            <w:sz w:val="24"/>
            <w:szCs w:val="24"/>
            <w:rPrChange w:id="48" w:author="#CUI SHUAIWEN#" w:date="2026-02-12T23:51:00Z" w16du:dateUtc="2026-02-12T15:51:00Z">
              <w:rPr>
                <w:rFonts w:eastAsia="SimHei" w:cs="Times New Roman" w:hint="eastAsia"/>
                <w:b/>
                <w:sz w:val="18"/>
              </w:rPr>
            </w:rPrChange>
          </w:rPr>
          <w:fldChar w:fldCharType="begin"/>
        </w:r>
        <w:r w:rsidRPr="00287FF6" w:rsidDel="00287FF6">
          <w:rPr>
            <w:rFonts w:eastAsia="SimHei" w:cs="Times New Roman" w:hint="eastAsia"/>
            <w:b/>
            <w:color w:val="000000" w:themeColor="text1"/>
            <w:sz w:val="24"/>
            <w:szCs w:val="24"/>
            <w:rPrChange w:id="49" w:author="#CUI SHUAIWEN#" w:date="2026-02-12T23:51:00Z" w16du:dateUtc="2026-02-12T15:51:00Z">
              <w:rPr>
                <w:rFonts w:eastAsia="SimHei" w:cs="Times New Roman" w:hint="eastAsia"/>
                <w:b/>
                <w:sz w:val="18"/>
              </w:rPr>
            </w:rPrChange>
          </w:rPr>
          <w:instrText xml:space="preserve"> SEQ </w:instrText>
        </w:r>
        <w:r w:rsidRPr="00287FF6" w:rsidDel="00287FF6">
          <w:rPr>
            <w:rFonts w:eastAsia="SimHei" w:cs="Times New Roman" w:hint="eastAsia"/>
            <w:b/>
            <w:color w:val="000000" w:themeColor="text1"/>
            <w:sz w:val="24"/>
            <w:szCs w:val="24"/>
            <w:rPrChange w:id="50" w:author="#CUI SHUAIWEN#" w:date="2026-02-12T23:51:00Z" w16du:dateUtc="2026-02-12T15:51:00Z">
              <w:rPr>
                <w:rFonts w:eastAsia="SimHei" w:cs="Times New Roman" w:hint="eastAsia"/>
                <w:b/>
                <w:sz w:val="18"/>
              </w:rPr>
            </w:rPrChange>
          </w:rPr>
          <w:instrText>图</w:instrText>
        </w:r>
        <w:r w:rsidRPr="00287FF6" w:rsidDel="00287FF6">
          <w:rPr>
            <w:rFonts w:eastAsia="SimHei" w:cs="Times New Roman" w:hint="eastAsia"/>
            <w:b/>
            <w:color w:val="000000" w:themeColor="text1"/>
            <w:sz w:val="24"/>
            <w:szCs w:val="24"/>
            <w:rPrChange w:id="51" w:author="#CUI SHUAIWEN#" w:date="2026-02-12T23:51:00Z" w16du:dateUtc="2026-02-12T15:51:00Z">
              <w:rPr>
                <w:rFonts w:eastAsia="SimHei" w:cs="Times New Roman" w:hint="eastAsia"/>
                <w:b/>
                <w:sz w:val="18"/>
              </w:rPr>
            </w:rPrChange>
          </w:rPr>
          <w:instrText xml:space="preserve"> \* ARABIC </w:instrText>
        </w:r>
        <w:r w:rsidRPr="00287FF6" w:rsidDel="00287FF6">
          <w:rPr>
            <w:rFonts w:eastAsia="SimHei" w:cs="Times New Roman" w:hint="eastAsia"/>
            <w:b/>
            <w:color w:val="000000" w:themeColor="text1"/>
            <w:sz w:val="24"/>
            <w:szCs w:val="24"/>
            <w:rPrChange w:id="52" w:author="#CUI SHUAIWEN#" w:date="2026-02-12T23:51:00Z" w16du:dateUtc="2026-02-12T15:51:00Z">
              <w:rPr>
                <w:rFonts w:eastAsia="SimHei" w:cs="Times New Roman" w:hint="eastAsia"/>
                <w:b/>
                <w:sz w:val="18"/>
              </w:rPr>
            </w:rPrChange>
          </w:rPr>
          <w:fldChar w:fldCharType="separate"/>
        </w:r>
        <w:r w:rsidRPr="00287FF6" w:rsidDel="00287FF6">
          <w:rPr>
            <w:rFonts w:eastAsia="SimHei" w:cs="Times New Roman"/>
            <w:b/>
            <w:color w:val="000000" w:themeColor="text1"/>
            <w:sz w:val="24"/>
            <w:szCs w:val="24"/>
            <w:rPrChange w:id="53" w:author="#CUI SHUAIWEN#" w:date="2026-02-12T23:51:00Z" w16du:dateUtc="2026-02-12T15:51:00Z">
              <w:rPr>
                <w:rFonts w:eastAsia="SimHei" w:cs="Times New Roman"/>
                <w:b/>
                <w:noProof/>
                <w:sz w:val="18"/>
              </w:rPr>
            </w:rPrChange>
          </w:rPr>
          <w:t>1</w:t>
        </w:r>
        <w:r w:rsidRPr="00287FF6" w:rsidDel="00287FF6">
          <w:rPr>
            <w:rFonts w:eastAsia="SimHei" w:cs="Times New Roman" w:hint="eastAsia"/>
            <w:b/>
            <w:color w:val="000000" w:themeColor="text1"/>
            <w:sz w:val="24"/>
            <w:szCs w:val="24"/>
            <w:rPrChange w:id="54" w:author="#CUI SHUAIWEN#" w:date="2026-02-12T23:51:00Z" w16du:dateUtc="2026-02-12T15:51:00Z">
              <w:rPr>
                <w:rFonts w:eastAsia="SimHei" w:cs="Times New Roman" w:hint="eastAsia"/>
                <w:b/>
                <w:sz w:val="18"/>
              </w:rPr>
            </w:rPrChange>
          </w:rPr>
          <w:fldChar w:fldCharType="end"/>
        </w:r>
        <w:r w:rsidRPr="00287FF6" w:rsidDel="00287FF6">
          <w:rPr>
            <w:rFonts w:eastAsia="SimHei" w:cs="Times New Roman" w:hint="eastAsia"/>
            <w:b/>
            <w:color w:val="000000" w:themeColor="text1"/>
            <w:sz w:val="24"/>
            <w:szCs w:val="24"/>
            <w:rPrChange w:id="55" w:author="#CUI SHUAIWEN#" w:date="2026-02-12T23:51:00Z" w16du:dateUtc="2026-02-12T15:51:00Z">
              <w:rPr>
                <w:rFonts w:eastAsia="SimHei" w:cs="Times New Roman" w:hint="eastAsia"/>
                <w:b/>
                <w:sz w:val="18"/>
              </w:rPr>
            </w:rPrChange>
          </w:rPr>
          <w:t xml:space="preserve"> </w:t>
        </w:r>
        <w:r w:rsidRPr="00287FF6" w:rsidDel="00287FF6">
          <w:rPr>
            <w:rFonts w:eastAsia="SimHei" w:cs="Times New Roman"/>
            <w:b/>
            <w:color w:val="000000" w:themeColor="text1"/>
            <w:sz w:val="24"/>
            <w:szCs w:val="24"/>
            <w:rPrChange w:id="56" w:author="#CUI SHUAIWEN#" w:date="2026-02-12T23:51:00Z" w16du:dateUtc="2026-02-12T15:51:00Z">
              <w:rPr>
                <w:rFonts w:cs="Times New Roman"/>
                <w:b/>
                <w:bCs/>
                <w:color w:val="000000" w:themeColor="text1"/>
              </w:rPr>
            </w:rPrChange>
          </w:rPr>
          <w:t>掘进参数相关系数热力图</w:t>
        </w:r>
      </w:moveFrom>
    </w:p>
    <w:p w14:paraId="315B14C3" w14:textId="67B9DD5C" w:rsidR="004E10E9" w:rsidRPr="00287FF6" w:rsidDel="00287FF6" w:rsidRDefault="004E10E9" w:rsidP="00287FF6">
      <w:pPr>
        <w:pStyle w:val="ListParagraph"/>
        <w:numPr>
          <w:ilvl w:val="1"/>
          <w:numId w:val="5"/>
        </w:numPr>
        <w:ind w:firstLineChars="0"/>
        <w:rPr>
          <w:moveFrom w:id="57" w:author="#CUI SHUAIWEN#" w:date="2026-02-12T23:50:00Z" w16du:dateUtc="2026-02-12T15:50:00Z"/>
          <w:rFonts w:eastAsia="SimHei" w:cs="Times New Roman"/>
          <w:b/>
          <w:color w:val="000000" w:themeColor="text1"/>
          <w:sz w:val="24"/>
          <w:szCs w:val="24"/>
          <w:rPrChange w:id="58" w:author="#CUI SHUAIWEN#" w:date="2026-02-12T23:51:00Z" w16du:dateUtc="2026-02-12T15:51:00Z">
            <w:rPr>
              <w:moveFrom w:id="59" w:author="#CUI SHUAIWEN#" w:date="2026-02-12T23:50:00Z" w16du:dateUtc="2026-02-12T15:50:00Z"/>
              <w:rFonts w:cs="Times New Roman"/>
              <w:b/>
              <w:bCs/>
              <w:color w:val="000000" w:themeColor="text1"/>
            </w:rPr>
          </w:rPrChange>
        </w:rPr>
        <w:pPrChange w:id="60" w:author="#CUI SHUAIWEN#" w:date="2026-02-12T23:51:00Z" w16du:dateUtc="2026-02-12T15:51:00Z">
          <w:pPr>
            <w:snapToGrid w:val="0"/>
            <w:jc w:val="center"/>
          </w:pPr>
        </w:pPrChange>
      </w:pPr>
      <w:moveFrom w:id="61" w:author="#CUI SHUAIWEN#" w:date="2026-02-12T23:50:00Z" w16du:dateUtc="2026-02-12T15:50:00Z">
        <w:r w:rsidRPr="00287FF6" w:rsidDel="00287FF6">
          <w:rPr>
            <w:rFonts w:eastAsia="SimHei" w:cs="Times New Roman" w:hint="eastAsia"/>
            <w:b/>
            <w:color w:val="000000" w:themeColor="text1"/>
            <w:sz w:val="24"/>
            <w:szCs w:val="24"/>
            <w:rPrChange w:id="62" w:author="#CUI SHUAIWEN#" w:date="2026-02-12T23:51:00Z" w16du:dateUtc="2026-02-12T15:51:00Z">
              <w:rPr>
                <w:rFonts w:eastAsia="SimHei" w:cs="Times New Roman" w:hint="eastAsia"/>
                <w:b/>
                <w:sz w:val="18"/>
              </w:rPr>
            </w:rPrChange>
          </w:rPr>
          <w:t>Fig.</w:t>
        </w:r>
        <w:r w:rsidRPr="00287FF6" w:rsidDel="00287FF6">
          <w:rPr>
            <w:rFonts w:eastAsia="SimHei" w:cs="Times New Roman"/>
            <w:b/>
            <w:color w:val="000000" w:themeColor="text1"/>
            <w:sz w:val="24"/>
            <w:szCs w:val="24"/>
            <w:rPrChange w:id="63" w:author="#CUI SHUAIWEN#" w:date="2026-02-12T23:51:00Z" w16du:dateUtc="2026-02-12T15:51:00Z">
              <w:rPr>
                <w:rFonts w:eastAsia="SimHei" w:cs="Times New Roman"/>
                <w:b/>
                <w:sz w:val="18"/>
              </w:rPr>
            </w:rPrChange>
          </w:rPr>
          <w:t xml:space="preserve">1 </w:t>
        </w:r>
        <w:r w:rsidR="00984D58" w:rsidRPr="00287FF6" w:rsidDel="00287FF6">
          <w:rPr>
            <w:rFonts w:eastAsia="SimHei" w:cs="Times New Roman"/>
            <w:b/>
            <w:color w:val="000000" w:themeColor="text1"/>
            <w:sz w:val="24"/>
            <w:szCs w:val="24"/>
            <w:rPrChange w:id="64" w:author="#CUI SHUAIWEN#" w:date="2026-02-12T23:51:00Z" w16du:dateUtc="2026-02-12T15:51:00Z">
              <w:rPr>
                <w:rFonts w:eastAsia="SimHei" w:cs="Times New Roman"/>
                <w:b/>
                <w:sz w:val="18"/>
              </w:rPr>
            </w:rPrChange>
          </w:rPr>
          <w:t>Correlation heatmap of tunnelling parameters</w:t>
        </w:r>
      </w:moveFrom>
    </w:p>
    <w:moveFromRangeEnd w:id="35"/>
    <w:p w14:paraId="4A646F26" w14:textId="41D04E83" w:rsidR="009025C3" w:rsidRPr="0026769C" w:rsidRDefault="009025C3" w:rsidP="00287FF6">
      <w:pPr>
        <w:pStyle w:val="ListParagraph"/>
        <w:numPr>
          <w:ilvl w:val="1"/>
          <w:numId w:val="5"/>
        </w:numPr>
        <w:ind w:firstLineChars="0"/>
        <w:rPr>
          <w:rFonts w:eastAsia="SimHei" w:cs="Times New Roman"/>
          <w:b/>
          <w:color w:val="000000" w:themeColor="text1"/>
          <w:sz w:val="24"/>
          <w:szCs w:val="24"/>
        </w:rPr>
      </w:pPr>
      <w:r w:rsidRPr="0026769C">
        <w:rPr>
          <w:rFonts w:eastAsia="SimHei" w:cs="Times New Roman"/>
          <w:b/>
          <w:color w:val="000000" w:themeColor="text1"/>
          <w:sz w:val="24"/>
          <w:szCs w:val="24"/>
        </w:rPr>
        <w:t xml:space="preserve">Transformer </w:t>
      </w:r>
      <w:r w:rsidRPr="0026769C">
        <w:rPr>
          <w:rFonts w:eastAsia="SimHei" w:cs="Times New Roman"/>
          <w:b/>
          <w:color w:val="000000" w:themeColor="text1"/>
          <w:sz w:val="24"/>
          <w:szCs w:val="24"/>
        </w:rPr>
        <w:t>预测模型</w:t>
      </w:r>
    </w:p>
    <w:p w14:paraId="1393F79F" w14:textId="1B591C50" w:rsidR="009025C3" w:rsidRPr="009025C3" w:rsidRDefault="00B677AF" w:rsidP="009025C3">
      <w:pPr>
        <w:ind w:firstLineChars="200" w:firstLine="420"/>
        <w:rPr>
          <w:rFonts w:cs="Times New Roman"/>
          <w:color w:val="000000" w:themeColor="text1"/>
        </w:rPr>
      </w:pPr>
      <w:r>
        <w:rPr>
          <w:rFonts w:cs="Times New Roman" w:hint="eastAsia"/>
          <w:color w:val="000000" w:themeColor="text1"/>
        </w:rPr>
        <w:t>本研究设计了</w:t>
      </w:r>
      <w:r w:rsidR="009025C3" w:rsidRPr="009025C3">
        <w:rPr>
          <w:rFonts w:cs="Times New Roman"/>
          <w:color w:val="000000" w:themeColor="text1"/>
        </w:rPr>
        <w:t xml:space="preserve"> Transformer </w:t>
      </w:r>
      <w:r>
        <w:rPr>
          <w:rFonts w:cs="Times New Roman" w:hint="eastAsia"/>
          <w:color w:val="000000" w:themeColor="text1"/>
        </w:rPr>
        <w:t>及</w:t>
      </w:r>
      <w:r w:rsidR="009025C3" w:rsidRPr="009025C3">
        <w:rPr>
          <w:rFonts w:cs="Times New Roman"/>
          <w:color w:val="000000" w:themeColor="text1"/>
        </w:rPr>
        <w:t>“</w:t>
      </w:r>
      <w:r w:rsidR="009025C3" w:rsidRPr="009025C3">
        <w:rPr>
          <w:rFonts w:cs="Times New Roman"/>
          <w:color w:val="000000" w:themeColor="text1"/>
        </w:rPr>
        <w:t>仅编码器</w:t>
      </w:r>
      <w:r w:rsidR="009025C3" w:rsidRPr="009025C3">
        <w:rPr>
          <w:rFonts w:cs="Times New Roman"/>
          <w:color w:val="000000" w:themeColor="text1"/>
        </w:rPr>
        <w:t xml:space="preserve"> + </w:t>
      </w:r>
      <w:r w:rsidR="009025C3" w:rsidRPr="009025C3">
        <w:rPr>
          <w:rFonts w:cs="Times New Roman"/>
          <w:color w:val="000000" w:themeColor="text1"/>
        </w:rPr>
        <w:t>单线性多步输出</w:t>
      </w:r>
      <w:r w:rsidR="009025C3" w:rsidRPr="009025C3">
        <w:rPr>
          <w:rFonts w:cs="Times New Roman"/>
          <w:color w:val="000000" w:themeColor="text1"/>
        </w:rPr>
        <w:t>”</w:t>
      </w:r>
      <w:r w:rsidR="009025C3" w:rsidRPr="009025C3">
        <w:rPr>
          <w:rFonts w:cs="Times New Roman"/>
          <w:color w:val="000000" w:themeColor="text1"/>
        </w:rPr>
        <w:t>的</w:t>
      </w:r>
      <w:r>
        <w:rPr>
          <w:rFonts w:cs="Times New Roman" w:hint="eastAsia"/>
          <w:color w:val="000000" w:themeColor="text1"/>
        </w:rPr>
        <w:t>架构</w:t>
      </w:r>
      <w:r w:rsidR="009025C3" w:rsidRPr="009025C3">
        <w:rPr>
          <w:rFonts w:cs="Times New Roman"/>
          <w:color w:val="000000" w:themeColor="text1"/>
        </w:rPr>
        <w:t>，给出</w:t>
      </w:r>
      <w:r>
        <w:rPr>
          <w:rFonts w:cs="Times New Roman" w:hint="eastAsia"/>
          <w:color w:val="000000" w:themeColor="text1"/>
        </w:rPr>
        <w:t>了</w:t>
      </w:r>
      <w:r w:rsidR="009025C3" w:rsidRPr="009025C3">
        <w:rPr>
          <w:rFonts w:cs="Times New Roman"/>
          <w:color w:val="000000" w:themeColor="text1"/>
        </w:rPr>
        <w:t>结构与数据流</w:t>
      </w:r>
      <w:r>
        <w:rPr>
          <w:rFonts w:cs="Times New Roman" w:hint="eastAsia"/>
          <w:color w:val="000000" w:themeColor="text1"/>
        </w:rPr>
        <w:t>，</w:t>
      </w:r>
      <w:r w:rsidR="009025C3" w:rsidRPr="009025C3">
        <w:rPr>
          <w:rFonts w:cs="Times New Roman"/>
          <w:color w:val="000000" w:themeColor="text1"/>
        </w:rPr>
        <w:t>并从计算复杂度、架构性质及信息与表示角度解读</w:t>
      </w:r>
      <w:r w:rsidR="009025C3" w:rsidRPr="009025C3">
        <w:rPr>
          <w:rFonts w:cs="Times New Roman"/>
          <w:color w:val="000000" w:themeColor="text1"/>
        </w:rPr>
        <w:t xml:space="preserve"> </w:t>
      </w:r>
      <w:r w:rsidR="009025C3" w:rsidRPr="00816C61">
        <w:rPr>
          <w:rFonts w:cs="Times New Roman"/>
          <w:i/>
          <w:iCs/>
          <w:color w:val="000000" w:themeColor="text1"/>
        </w:rPr>
        <w:t>T</w:t>
      </w:r>
      <w:r w:rsidR="009025C3" w:rsidRPr="00816C61">
        <w:rPr>
          <w:rFonts w:cs="Times New Roman"/>
          <w:i/>
          <w:iCs/>
          <w:color w:val="000000" w:themeColor="text1"/>
        </w:rPr>
        <w:t>、</w:t>
      </w:r>
      <w:r w:rsidR="009025C3" w:rsidRPr="00816C61">
        <w:rPr>
          <w:rFonts w:cs="Times New Roman"/>
          <w:i/>
          <w:iCs/>
          <w:color w:val="000000" w:themeColor="text1"/>
        </w:rPr>
        <w:t>H</w:t>
      </w:r>
      <w:r w:rsidR="009025C3" w:rsidRPr="009025C3">
        <w:rPr>
          <w:rFonts w:cs="Times New Roman"/>
          <w:color w:val="000000" w:themeColor="text1"/>
        </w:rPr>
        <w:t xml:space="preserve"> </w:t>
      </w:r>
      <w:r w:rsidR="009025C3" w:rsidRPr="009025C3">
        <w:rPr>
          <w:rFonts w:cs="Times New Roman"/>
          <w:color w:val="000000" w:themeColor="text1"/>
        </w:rPr>
        <w:t>如何通过该架构影响精度与效率。</w:t>
      </w:r>
    </w:p>
    <w:p w14:paraId="4B347594" w14:textId="66BAD91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 xml:space="preserve">Transformer </w:t>
      </w:r>
      <w:r w:rsidRPr="009025C3">
        <w:rPr>
          <w:rFonts w:cs="Times New Roman"/>
          <w:color w:val="000000" w:themeColor="text1"/>
        </w:rPr>
        <w:t>在时序预测中的优势在于：（</w:t>
      </w:r>
      <w:r w:rsidRPr="009025C3">
        <w:rPr>
          <w:rFonts w:cs="Times New Roman"/>
          <w:color w:val="000000" w:themeColor="text1"/>
        </w:rPr>
        <w:t>1</w:t>
      </w:r>
      <w:r w:rsidRPr="009025C3">
        <w:rPr>
          <w:rFonts w:cs="Times New Roman"/>
          <w:color w:val="000000" w:themeColor="text1"/>
        </w:rPr>
        <w:t>）自注意力可在</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复杂度下对序列内任意位置对进行直接建模，无需像循环网络那样沿时间步递归，从而在结构上避免长程梯度衰减，并便于并行计算；（</w:t>
      </w:r>
      <w:r w:rsidRPr="009025C3">
        <w:rPr>
          <w:rFonts w:cs="Times New Roman"/>
          <w:color w:val="000000" w:themeColor="text1"/>
        </w:rPr>
        <w:t>2</w:t>
      </w:r>
      <w:r w:rsidRPr="009025C3">
        <w:rPr>
          <w:rFonts w:cs="Times New Roman"/>
          <w:color w:val="000000" w:themeColor="text1"/>
        </w:rPr>
        <w:t>）多头设计使模型能在不同子空间上关注不同时间片段或变量组合，与盾构多变量、多物理量耦合的时序特性相契合；（</w:t>
      </w:r>
      <w:r w:rsidRPr="009025C3">
        <w:rPr>
          <w:rFonts w:cs="Times New Roman"/>
          <w:color w:val="000000" w:themeColor="text1"/>
        </w:rPr>
        <w:t>3</w:t>
      </w:r>
      <w:r w:rsidRPr="009025C3">
        <w:rPr>
          <w:rFonts w:cs="Times New Roman"/>
          <w:color w:val="000000" w:themeColor="text1"/>
        </w:rPr>
        <w:t>）编码器仅做</w:t>
      </w:r>
      <w:r w:rsidRPr="009025C3">
        <w:rPr>
          <w:rFonts w:cs="Times New Roman"/>
          <w:color w:val="000000" w:themeColor="text1"/>
        </w:rPr>
        <w:t>“</w:t>
      </w:r>
      <w:r w:rsidRPr="009025C3">
        <w:rPr>
          <w:rFonts w:cs="Times New Roman"/>
          <w:color w:val="000000" w:themeColor="text1"/>
        </w:rPr>
        <w:t>历史</w:t>
      </w:r>
      <w:r w:rsidRPr="009025C3">
        <w:rPr>
          <w:rFonts w:cs="Times New Roman"/>
          <w:color w:val="000000" w:themeColor="text1"/>
        </w:rPr>
        <w:t>→</w:t>
      </w:r>
      <w:r w:rsidRPr="009025C3">
        <w:rPr>
          <w:rFonts w:cs="Times New Roman"/>
          <w:color w:val="000000" w:themeColor="text1"/>
        </w:rPr>
        <w:t>表示</w:t>
      </w:r>
      <w:r w:rsidRPr="009025C3">
        <w:rPr>
          <w:rFonts w:cs="Times New Roman"/>
          <w:color w:val="000000" w:themeColor="text1"/>
        </w:rPr>
        <w:t>”</w:t>
      </w:r>
      <w:r w:rsidRPr="009025C3">
        <w:rPr>
          <w:rFonts w:cs="Times New Roman"/>
          <w:color w:val="000000" w:themeColor="text1"/>
        </w:rPr>
        <w:t>的编码，不引入解码器或自回归，便于在同一框架下公平比较不同</w:t>
      </w:r>
      <w:r w:rsidRPr="009025C3">
        <w:rPr>
          <w:rFonts w:cs="Times New Roman"/>
          <w:color w:val="000000" w:themeColor="text1"/>
        </w:rPr>
        <w:t xml:space="preserve"> (</w:t>
      </w:r>
      <w:r w:rsidRPr="004A2D62">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组合，且推理延迟确定、无误差传播。本文采用仅含编码器的</w:t>
      </w:r>
      <w:r w:rsidRPr="009025C3">
        <w:rPr>
          <w:rFonts w:cs="Times New Roman"/>
          <w:color w:val="000000" w:themeColor="text1"/>
        </w:rPr>
        <w:t xml:space="preserve"> Transformer </w:t>
      </w:r>
      <w:r w:rsidRPr="009025C3">
        <w:rPr>
          <w:rFonts w:cs="Times New Roman"/>
          <w:color w:val="000000" w:themeColor="text1"/>
        </w:rPr>
        <w:t>进行多变量多步预测，其核心为自注意力（</w:t>
      </w:r>
      <w:r w:rsidRPr="009025C3">
        <w:rPr>
          <w:rFonts w:cs="Times New Roman"/>
          <w:color w:val="000000" w:themeColor="text1"/>
        </w:rPr>
        <w:t>self-attention</w:t>
      </w:r>
      <w:r w:rsidRPr="009025C3">
        <w:rPr>
          <w:rFonts w:cs="Times New Roman"/>
          <w:color w:val="000000" w:themeColor="text1"/>
        </w:rPr>
        <w:t>）机制与</w:t>
      </w:r>
      <w:r w:rsidRPr="009025C3">
        <w:rPr>
          <w:rFonts w:cs="Times New Roman"/>
          <w:color w:val="000000" w:themeColor="text1"/>
        </w:rPr>
        <w:t>“</w:t>
      </w:r>
      <w:r w:rsidRPr="009025C3">
        <w:rPr>
          <w:rFonts w:cs="Times New Roman"/>
          <w:color w:val="000000" w:themeColor="text1"/>
        </w:rPr>
        <w:t>仅取最后一时间步表示</w:t>
      </w:r>
      <w:r w:rsidRPr="009025C3">
        <w:rPr>
          <w:rFonts w:cs="Times New Roman"/>
          <w:color w:val="000000" w:themeColor="text1"/>
        </w:rPr>
        <w:t xml:space="preserve"> + </w:t>
      </w:r>
      <w:r w:rsidRPr="009025C3">
        <w:rPr>
          <w:rFonts w:cs="Times New Roman"/>
          <w:color w:val="000000" w:themeColor="text1"/>
        </w:rPr>
        <w:t>单层线性输出</w:t>
      </w:r>
      <w:r w:rsidRPr="009025C3">
        <w:rPr>
          <w:rFonts w:cs="Times New Roman"/>
          <w:color w:val="000000" w:themeColor="text1"/>
        </w:rPr>
        <w:t>”</w:t>
      </w:r>
      <w:r w:rsidRPr="009025C3">
        <w:rPr>
          <w:rFonts w:cs="Times New Roman"/>
          <w:color w:val="000000" w:themeColor="text1"/>
        </w:rPr>
        <w:t>的映射方式；该简化使信息流清晰、可复现性强，并便于从信息瓶颈与可预测性时域角度对多时间尺度现象做统一解释。</w:t>
      </w:r>
    </w:p>
    <w:p w14:paraId="3AEDA5E0" w14:textId="4142C882" w:rsidR="00233000" w:rsidRPr="009025C3" w:rsidRDefault="009025C3" w:rsidP="009025C3">
      <w:pPr>
        <w:ind w:firstLineChars="200" w:firstLine="420"/>
        <w:rPr>
          <w:rFonts w:cs="Times New Roman"/>
          <w:color w:val="000000" w:themeColor="text1"/>
        </w:rPr>
      </w:pPr>
      <w:r w:rsidRPr="009025C3">
        <w:rPr>
          <w:rFonts w:cs="Times New Roman"/>
          <w:color w:val="000000" w:themeColor="text1"/>
        </w:rPr>
        <w:t>结构与数据流：输入序列</w:t>
      </w:r>
      <w:r w:rsidRPr="009025C3">
        <w:rPr>
          <w:rFonts w:cs="Times New Roman"/>
          <w:color w:val="000000" w:themeColor="text1"/>
        </w:rPr>
        <w:t xml:space="preserve"> </w:t>
      </w:r>
      <m:oMath>
        <m:r>
          <w:rPr>
            <w:rFonts w:ascii="Cambria Math" w:hAnsi="Cambria Math" w:cs="Times New Roman"/>
            <w:color w:val="000000" w:themeColor="text1"/>
          </w:rPr>
          <m:t>X∈</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T×F</m:t>
            </m:r>
          </m:sup>
        </m:sSup>
      </m:oMath>
      <w:r w:rsidRPr="009025C3">
        <w:rPr>
          <w:rFonts w:cs="Times New Roman"/>
          <w:color w:val="000000" w:themeColor="text1"/>
        </w:rPr>
        <w:t>经线性层投影到隐维度</w:t>
      </w:r>
      <w:r w:rsidRPr="009025C3">
        <w:rPr>
          <w:rFonts w:cs="Times New Roman"/>
          <w:color w:val="000000" w:themeColor="text1"/>
        </w:rPr>
        <w:t xml:space="preserve"> </w:t>
      </w:r>
      <w:r w:rsidR="00A11060">
        <w:rPr>
          <w:rFonts w:cs="Times New Roman" w:hint="eastAsia"/>
          <w:color w:val="000000" w:themeColor="text1"/>
        </w:rPr>
        <w:t>d</w:t>
      </w:r>
      <w:r w:rsidRPr="009025C3">
        <w:rPr>
          <w:rFonts w:cs="Times New Roman"/>
          <w:color w:val="000000" w:themeColor="text1"/>
        </w:rPr>
        <w:t>（本文</w:t>
      </w:r>
      <w:r w:rsidR="00A11060">
        <w:rPr>
          <w:rFonts w:cs="Times New Roman" w:hint="eastAsia"/>
          <w:color w:val="000000" w:themeColor="text1"/>
        </w:rPr>
        <w:t>d=4</w:t>
      </w:r>
      <w:r w:rsidRPr="009025C3">
        <w:rPr>
          <w:rFonts w:cs="Times New Roman"/>
          <w:color w:val="000000" w:themeColor="text1"/>
        </w:rPr>
        <w:t>），叠加正弦位置编码后送入多层</w:t>
      </w:r>
      <w:r w:rsidRPr="009025C3">
        <w:rPr>
          <w:rFonts w:cs="Times New Roman"/>
          <w:color w:val="000000" w:themeColor="text1"/>
        </w:rPr>
        <w:t xml:space="preserve"> Transformer </w:t>
      </w:r>
      <w:r w:rsidRPr="009025C3">
        <w:rPr>
          <w:rFonts w:cs="Times New Roman"/>
          <w:color w:val="000000" w:themeColor="text1"/>
        </w:rPr>
        <w:t>编码器。位置编码是必要的：自注意力本身对输入的置换不变，若不注入位置信息，模型无法区分时间先后，正弦编码则提供连续且可外推的位置表示。编码器内每一层包含多头自注意力与前馈子层：自注意力使每一时间步的表示均可依赖整段输入，从而在无需循环的前提下建模长程依赖；多</w:t>
      </w:r>
      <w:r w:rsidRPr="009025C3">
        <w:rPr>
          <w:rFonts w:cs="Times New Roman"/>
          <w:color w:val="000000" w:themeColor="text1"/>
        </w:rPr>
        <w:t xml:space="preserve"> head</w:t>
      </w:r>
      <w:r w:rsidRPr="009025C3">
        <w:rPr>
          <w:rFonts w:cs="Times New Roman"/>
          <w:color w:val="000000" w:themeColor="text1"/>
        </w:rPr>
        <w:t>（本文</w:t>
      </w:r>
      <w:r w:rsidRPr="009025C3">
        <w:rPr>
          <w:rFonts w:cs="Times New Roman"/>
          <w:color w:val="000000" w:themeColor="text1"/>
        </w:rPr>
        <w:t xml:space="preserve"> 4 </w:t>
      </w:r>
      <w:r w:rsidRPr="009025C3">
        <w:rPr>
          <w:rFonts w:cs="Times New Roman"/>
          <w:color w:val="000000" w:themeColor="text1"/>
        </w:rPr>
        <w:t>头）便于同时关注不同时间或变量子空间。形式地，</w:t>
      </w:r>
      <w:r w:rsidRPr="009025C3">
        <w:rPr>
          <w:rFonts w:cs="Times New Roman"/>
          <w:color w:val="000000" w:themeColor="text1"/>
        </w:rPr>
        <w:t>第</w:t>
      </w:r>
      <m:oMath>
        <m:r>
          <m:rPr>
            <m:scr m:val="script"/>
          </m:rPr>
          <w:rPr>
            <w:rFonts w:ascii="Cambria Math" w:hAnsi="Cambria Math" w:cs="Times New Roman"/>
            <w:color w:val="000000" w:themeColor="text1"/>
          </w:rPr>
          <m:t>l</m:t>
        </m:r>
      </m:oMath>
      <w:r w:rsidRPr="009025C3">
        <w:rPr>
          <w:rFonts w:cs="Times New Roman"/>
          <w:color w:val="000000" w:themeColor="text1"/>
        </w:rPr>
        <w:t>层对位置</w:t>
      </w:r>
      <m:oMath>
        <m:r>
          <w:rPr>
            <w:rFonts w:ascii="Cambria Math" w:hAnsi="Cambria Math" w:cs="Times New Roman"/>
            <w:color w:val="000000" w:themeColor="text1"/>
          </w:rPr>
          <m:t>i</m:t>
        </m:r>
      </m:oMath>
      <w:r w:rsidRPr="009025C3">
        <w:rPr>
          <w:rFonts w:cs="Times New Roman"/>
          <w:color w:val="000000" w:themeColor="text1"/>
        </w:rPr>
        <w:t>的输出可写为对全体位置</w:t>
      </w:r>
      <m:oMath>
        <m:r>
          <w:rPr>
            <w:rFonts w:ascii="Cambria Math" w:hAnsi="Cambria Math" w:cs="Times New Roman"/>
            <w:color w:val="000000" w:themeColor="text1"/>
          </w:rPr>
          <m:t>j</m:t>
        </m:r>
        <m:r>
          <w:rPr>
            <w:rFonts w:ascii="Cambria Math" w:hAnsi="Cambria Math" w:cs="Times New Roman" w:hint="eastAsia"/>
            <w:color w:val="000000" w:themeColor="text1"/>
          </w:rPr>
          <m:t>=1,</m:t>
        </m:r>
        <m:r>
          <w:rPr>
            <w:rFonts w:ascii="Cambria Math" w:hAnsi="Cambria Math" w:cs="Times New Roman"/>
            <w:color w:val="000000" w:themeColor="text1"/>
          </w:rPr>
          <m:t>…</m:t>
        </m:r>
        <m:r>
          <w:rPr>
            <w:rFonts w:ascii="Cambria Math" w:hAnsi="Cambria Math" w:cs="Times New Roman" w:hint="eastAsia"/>
            <w:color w:val="000000" w:themeColor="text1"/>
          </w:rPr>
          <m:t>,T</m:t>
        </m:r>
      </m:oMath>
      <w:r w:rsidRPr="009025C3">
        <w:rPr>
          <w:rFonts w:cs="Times New Roman"/>
          <w:color w:val="000000" w:themeColor="text1"/>
        </w:rPr>
        <w:t>的加权聚合，权重由</w:t>
      </w:r>
      <w:r w:rsidR="00233000">
        <w:rPr>
          <w:rFonts w:cs="Times New Roman" w:hint="eastAsia"/>
          <w:color w:val="000000" w:themeColor="text1"/>
        </w:rPr>
        <w:t>Transformer</w:t>
      </w:r>
      <w:r w:rsidR="00233000">
        <w:rPr>
          <w:rFonts w:cs="Times New Roman" w:hint="eastAsia"/>
          <w:color w:val="000000" w:themeColor="text1"/>
        </w:rPr>
        <w:t>模型中的</w:t>
      </w:r>
      <w:r w:rsidRPr="009025C3">
        <w:rPr>
          <w:rFonts w:cs="Times New Roman"/>
          <w:color w:val="000000" w:themeColor="text1"/>
        </w:rPr>
        <w:t xml:space="preserve"> query–key </w:t>
      </w:r>
      <w:r w:rsidRPr="009025C3">
        <w:rPr>
          <w:rFonts w:cs="Times New Roman"/>
          <w:color w:val="000000" w:themeColor="text1"/>
        </w:rPr>
        <w:t>相似度决定，因此任意两时间步之间均可直接传递信息，最大依赖路径长度为</w:t>
      </w:r>
      <w:r w:rsidRPr="009025C3">
        <w:rPr>
          <w:rFonts w:cs="Times New Roman"/>
          <w:color w:val="000000" w:themeColor="text1"/>
        </w:rPr>
        <w:t xml:space="preserve"> 1</w:t>
      </w:r>
      <w:r w:rsidRPr="009025C3">
        <w:rPr>
          <w:rFonts w:cs="Times New Roman"/>
          <w:color w:val="000000" w:themeColor="text1"/>
        </w:rPr>
        <w:t>（与</w:t>
      </w:r>
      <w:r w:rsidRPr="009025C3">
        <w:rPr>
          <w:rFonts w:cs="Times New Roman"/>
          <w:color w:val="000000" w:themeColor="text1"/>
        </w:rPr>
        <w:t xml:space="preserve"> RNN </w:t>
      </w:r>
      <w:r w:rsidRPr="009025C3">
        <w:rPr>
          <w:rFonts w:cs="Times New Roman"/>
          <w:color w:val="000000" w:themeColor="text1"/>
        </w:rPr>
        <w:t>的</w:t>
      </w:r>
      <m:oMath>
        <m:r>
          <w:rPr>
            <w:rFonts w:ascii="Cambria Math" w:hAnsi="Cambria Math" w:cs="Times New Roman"/>
            <w:color w:val="000000" w:themeColor="text1"/>
          </w:rPr>
          <m:t>O(T)</m:t>
        </m:r>
      </m:oMath>
      <w:r w:rsidRPr="009025C3">
        <w:rPr>
          <w:rFonts w:cs="Times New Roman"/>
          <w:color w:val="000000" w:themeColor="text1"/>
        </w:rPr>
        <w:t>形成对比）。编码器输出为</w:t>
      </w:r>
      <m:oMath>
        <m:r>
          <w:rPr>
            <w:rFonts w:ascii="Cambria Math" w:hAnsi="Cambria Math" w:cs="Times New Roman"/>
            <w:color w:val="000000" w:themeColor="text1"/>
          </w:rPr>
          <m:t>T</m:t>
        </m:r>
      </m:oMath>
      <w:r w:rsidRPr="009025C3">
        <w:rPr>
          <w:rFonts w:cs="Times New Roman"/>
          <w:color w:val="000000" w:themeColor="text1"/>
        </w:rPr>
        <w:t>个时间步的隐状态，仅取最后一时间步</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s</m:t>
            </m:r>
          </m:sup>
        </m:sSup>
      </m:oMath>
      <w:r w:rsidRPr="009025C3">
        <w:rPr>
          <w:rFonts w:cs="Times New Roman"/>
          <w:color w:val="000000" w:themeColor="text1"/>
        </w:rPr>
        <w:t>作为整段历史的压缩表示，再经一层线性映射得到</w:t>
      </w:r>
      <w:r w:rsidRPr="009025C3">
        <w:rPr>
          <w:rFonts w:cs="Times New Roman"/>
          <w:color w:val="000000" w:themeColor="text1"/>
        </w:rPr>
        <w:t xml:space="preserve"> </w:t>
      </w:r>
      <m:oMath>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 xml:space="preserve"> = W</m:t>
        </m:r>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+b</m:t>
        </m:r>
      </m:oMath>
      <w:r w:rsidRPr="009025C3">
        <w:rPr>
          <w:rFonts w:cs="Times New Roman"/>
          <w:color w:val="000000" w:themeColor="text1"/>
        </w:rPr>
        <w:t>，</w:t>
      </w:r>
      <w:r w:rsidR="005C0FBF">
        <w:rPr>
          <w:rFonts w:cs="Times New Roman" w:hint="eastAsia"/>
          <w:color w:val="000000" w:themeColor="text1"/>
        </w:rPr>
        <w:t>重新映射</w:t>
      </w:r>
      <w:r w:rsidRPr="009025C3">
        <w:rPr>
          <w:rFonts w:cs="Times New Roman"/>
          <w:color w:val="000000" w:themeColor="text1"/>
        </w:rPr>
        <w:t>为</w:t>
      </w:r>
      <m:oMath>
        <m:r>
          <w:rPr>
            <w:rFonts w:ascii="Cambria Math" w:hAnsi="Cambria Math" w:cs="Times New Roman"/>
            <w:color w:val="000000" w:themeColor="text1"/>
          </w:rPr>
          <m:t>H×F</m:t>
        </m:r>
      </m:oMath>
      <w:r w:rsidRPr="009025C3">
        <w:rPr>
          <w:rFonts w:cs="Times New Roman"/>
          <w:color w:val="000000" w:themeColor="text1"/>
        </w:rPr>
        <w:t>维，即未来</w:t>
      </w:r>
      <m:oMath>
        <m:r>
          <w:rPr>
            <w:rFonts w:ascii="Cambria Math" w:hAnsi="Cambria Math" w:cs="Times New Roman"/>
            <w:color w:val="000000" w:themeColor="text1"/>
          </w:rPr>
          <m:t>H</m:t>
        </m:r>
      </m:oMath>
      <w:r w:rsidRPr="009025C3">
        <w:rPr>
          <w:rFonts w:cs="Times New Roman"/>
          <w:color w:val="000000" w:themeColor="text1"/>
        </w:rPr>
        <w:t>步的预测。其中，</w:t>
      </w:r>
      <m:oMath>
        <m:r>
          <w:rPr>
            <w:rFonts w:ascii="Cambria Math" w:hAnsi="Cambria Math" w:cs="Times New Roman"/>
            <w:color w:val="000000" w:themeColor="text1"/>
          </w:rPr>
          <m:t>W∈</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hint="eastAsia"/>
                <w:color w:val="000000" w:themeColor="text1"/>
              </w:rPr>
              <m:t>d</m:t>
            </m:r>
            <m:r>
              <w:rPr>
                <w:rFonts w:ascii="Cambria Math" w:hAnsi="Cambria Math" w:cs="Times New Roman"/>
                <w:color w:val="000000" w:themeColor="text1"/>
              </w:rPr>
              <m:t>×(H×F)</m:t>
            </m:r>
          </m:sup>
        </m:sSup>
      </m:oMath>
      <w:r w:rsidRPr="009025C3">
        <w:rPr>
          <w:rFonts w:cs="Times New Roman"/>
          <w:color w:val="000000" w:themeColor="text1"/>
        </w:rPr>
        <w:t>、</w:t>
      </w:r>
      <m:oMath>
        <m:r>
          <w:rPr>
            <w:rFonts w:ascii="Cambria Math" w:hAnsi="Cambria Math" w:cs="Times New Roman"/>
            <w:color w:val="000000" w:themeColor="text1"/>
          </w:rPr>
          <m:t>b∈</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H×F</m:t>
            </m:r>
          </m:sup>
        </m:sSup>
      </m:oMath>
      <w:r w:rsidRPr="009025C3">
        <w:rPr>
          <w:rFonts w:cs="Times New Roman"/>
          <w:color w:val="000000" w:themeColor="text1"/>
        </w:rPr>
        <w:t>分别为输出层权重与偏置。因此，无论</w:t>
      </w:r>
      <m:oMath>
        <m:r>
          <w:rPr>
            <w:rFonts w:ascii="Cambria Math" w:hAnsi="Cambria Math" w:cs="Times New Roman"/>
            <w:color w:val="000000" w:themeColor="text1"/>
          </w:rPr>
          <m:t>H</m:t>
        </m:r>
      </m:oMath>
      <w:r w:rsidRPr="009025C3">
        <w:rPr>
          <w:rFonts w:cs="Times New Roman"/>
          <w:color w:val="000000" w:themeColor="text1"/>
        </w:rPr>
        <w:t>为</w:t>
      </w:r>
      <w:r w:rsidRPr="009025C3">
        <w:rPr>
          <w:rFonts w:cs="Times New Roman"/>
          <w:color w:val="000000" w:themeColor="text1"/>
        </w:rPr>
        <w:t xml:space="preserve"> 1 </w:t>
      </w:r>
      <w:r w:rsidRPr="009025C3">
        <w:rPr>
          <w:rFonts w:cs="Times New Roman"/>
          <w:color w:val="000000" w:themeColor="text1"/>
        </w:rPr>
        <w:t>还是</w:t>
      </w:r>
      <w:r w:rsidRPr="009025C3">
        <w:rPr>
          <w:rFonts w:cs="Times New Roman"/>
          <w:color w:val="000000" w:themeColor="text1"/>
        </w:rPr>
        <w:t xml:space="preserve"> 360</w:t>
      </w:r>
      <w:r w:rsidRPr="009025C3">
        <w:rPr>
          <w:rFonts w:cs="Times New Roman"/>
          <w:color w:val="000000" w:themeColor="text1"/>
        </w:rPr>
        <w:t>，所有未来步均来自同一上下文向量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的线性变换，中间无解码器、无自回归、无逐步修正。取最后一时间步而非对</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步做池化，是基于</w:t>
      </w:r>
      <w:r w:rsidRPr="009025C3">
        <w:rPr>
          <w:rFonts w:cs="Times New Roman"/>
          <w:color w:val="000000" w:themeColor="text1"/>
        </w:rPr>
        <w:t>“</w:t>
      </w:r>
      <w:r w:rsidRPr="009025C3">
        <w:rPr>
          <w:rFonts w:cs="Times New Roman"/>
          <w:color w:val="000000" w:themeColor="text1"/>
        </w:rPr>
        <w:t>当前时刻</w:t>
      </w:r>
      <w:r w:rsidRPr="009025C3">
        <w:rPr>
          <w:rFonts w:cs="Times New Roman"/>
          <w:color w:val="000000" w:themeColor="text1"/>
        </w:rPr>
        <w:t>”</w:t>
      </w:r>
      <w:r w:rsidRPr="009025C3">
        <w:rPr>
          <w:rFonts w:cs="Times New Roman"/>
          <w:color w:val="000000" w:themeColor="text1"/>
        </w:rPr>
        <w:t>在因果预测中的中心地位：</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已通过自注意力聚合了</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oMath>
      <w:r w:rsidRPr="009025C3">
        <w:rPr>
          <w:rFonts w:cs="Times New Roman"/>
          <w:color w:val="000000" w:themeColor="text1"/>
        </w:rPr>
        <w:t>的全部信息，</w:t>
      </w:r>
      <w:r w:rsidR="00233000" w:rsidRPr="00233000">
        <w:rPr>
          <w:rFonts w:cs="Times New Roman" w:hint="eastAsia"/>
          <w:color w:val="000000" w:themeColor="text1"/>
        </w:rPr>
        <w:t>用该表示预测未来</w:t>
      </w:r>
      <w:r w:rsidR="00233000" w:rsidRPr="00233000">
        <w:rPr>
          <w:rFonts w:cs="Times New Roman" w:hint="eastAsia"/>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H</m:t>
            </m:r>
          </m:sub>
        </m:sSub>
      </m:oMath>
      <w:r w:rsidR="00233000" w:rsidRPr="00233000">
        <w:rPr>
          <w:rFonts w:cs="Times New Roman" w:hint="eastAsia"/>
          <w:color w:val="000000" w:themeColor="text1"/>
        </w:rPr>
        <w:t>符合“仅用过去与当前信息预测未来”的因果约束，因此是自然的设计。</w:t>
      </w:r>
    </w:p>
    <w:p w14:paraId="7634F11A" w14:textId="4C95822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计算复杂度与</w:t>
      </w:r>
      <w:r w:rsidRPr="009025C3">
        <w:rPr>
          <w:rFonts w:cs="Times New Roman"/>
          <w:color w:val="000000" w:themeColor="text1"/>
        </w:rPr>
        <w:t xml:space="preserve"> (</w:t>
      </w:r>
      <w:r w:rsidRPr="00BA6EFE">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的缩放：编码器部分的自注意力与序列长度</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相关，每层复杂度为</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∙d)</m:t>
        </m:r>
      </m:oMath>
      <w:r w:rsidRPr="009025C3">
        <w:rPr>
          <w:rFonts w:cs="Times New Roman"/>
          <w:color w:val="000000" w:themeColor="text1"/>
        </w:rPr>
        <w:t>，总参数量与</w:t>
      </w:r>
      <w:r w:rsidRPr="009025C3">
        <w:rPr>
          <w:rFonts w:cs="Times New Roman"/>
          <w:color w:val="000000" w:themeColor="text1"/>
        </w:rPr>
        <w:t xml:space="preserve"> </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无关；输出层为</w:t>
      </w:r>
      <m:oMath>
        <m:r>
          <w:rPr>
            <w:rFonts w:ascii="Cambria Math" w:hAnsi="Cambria Math" w:cs="Times New Roman"/>
            <w:color w:val="000000" w:themeColor="text1"/>
          </w:rPr>
          <m:t>d×H×F</m:t>
        </m:r>
      </m:oMath>
      <w:r w:rsidRPr="009025C3">
        <w:rPr>
          <w:rFonts w:cs="Times New Roman"/>
          <w:color w:val="000000" w:themeColor="text1"/>
        </w:rPr>
        <w:t>的线性映射，参数量与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线性相关，前向与反向传播的</w:t>
      </w:r>
      <w:r w:rsidRPr="009025C3">
        <w:rPr>
          <w:rFonts w:cs="Times New Roman"/>
          <w:color w:val="000000" w:themeColor="text1"/>
        </w:rPr>
        <w:t xml:space="preserve"> FLOPs </w:t>
      </w:r>
      <w:r w:rsidRPr="009025C3">
        <w:rPr>
          <w:rFonts w:cs="Times New Roman"/>
          <w:color w:val="000000" w:themeColor="text1"/>
        </w:rPr>
        <w:t>也与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线性相关。因此，训练与推理时间随</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增大呈约二次增长、随</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增大呈约一次增长；内存方面，注意力矩阵为</w:t>
      </w:r>
      <m:oMath>
        <m:r>
          <w:rPr>
            <w:rFonts w:ascii="Cambria Math" w:hAnsi="Cambria Math" w:cs="Times New Roman"/>
            <w:color w:val="000000" w:themeColor="text1"/>
          </w:rPr>
          <m:t>T×T</m:t>
        </m:r>
      </m:oMath>
      <w:r w:rsidRPr="009025C3">
        <w:rPr>
          <w:rFonts w:cs="Times New Roman"/>
          <w:color w:val="000000" w:themeColor="text1"/>
        </w:rPr>
        <w:t>，显存占用随</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oMath>
      <w:r w:rsidRPr="009025C3">
        <w:rPr>
          <w:rFonts w:cs="Times New Roman"/>
          <w:color w:val="000000" w:themeColor="text1"/>
        </w:rPr>
        <w:t>增长，长序列（如</w:t>
      </w:r>
      <w:r w:rsidRPr="009025C3">
        <w:rPr>
          <w:rFonts w:cs="Times New Roman"/>
          <w:color w:val="000000" w:themeColor="text1"/>
        </w:rPr>
        <w:t xml:space="preserve"> T=360</w:t>
      </w:r>
      <w:r w:rsidRPr="009025C3">
        <w:rPr>
          <w:rFonts w:cs="Times New Roman"/>
          <w:color w:val="000000" w:themeColor="text1"/>
        </w:rPr>
        <w:t>）时成为主要瓶颈。这一缩放规律直接支撑后文对</w:t>
      </w:r>
      <w:r w:rsidRPr="009025C3">
        <w:rPr>
          <w:rFonts w:cs="Times New Roman"/>
          <w:color w:val="000000" w:themeColor="text1"/>
        </w:rPr>
        <w:t>“</w:t>
      </w:r>
      <w:r w:rsidR="00BA6EFE" w:rsidRPr="009025C3">
        <w:rPr>
          <w:rFonts w:cs="Times New Roman" w:hint="eastAsia"/>
          <w:color w:val="000000" w:themeColor="text1"/>
        </w:rPr>
        <w:t>输入长度边际收益递减</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与</w:t>
      </w:r>
      <w:r w:rsidR="00BA6EFE" w:rsidRPr="009025C3">
        <w:rPr>
          <w:rFonts w:cs="Times New Roman"/>
          <w:color w:val="000000" w:themeColor="text1"/>
        </w:rPr>
        <w:t xml:space="preserve"> “</w:t>
      </w:r>
      <w:r w:rsidR="00BA6EFE" w:rsidRPr="009025C3">
        <w:rPr>
          <w:rFonts w:cs="Times New Roman" w:hint="eastAsia"/>
          <w:color w:val="000000" w:themeColor="text1"/>
        </w:rPr>
        <w:t>长预测成本高</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的讨论</w:t>
      </w:r>
      <w:r w:rsidRPr="009025C3">
        <w:rPr>
          <w:rFonts w:cs="Times New Roman"/>
          <w:color w:val="000000" w:themeColor="text1"/>
        </w:rPr>
        <w:t>。</w:t>
      </w:r>
    </w:p>
    <w:p w14:paraId="22DCC90F" w14:textId="56E51F64"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架构带来的四条性质：（</w:t>
      </w:r>
      <w:r w:rsidRPr="009025C3">
        <w:rPr>
          <w:rFonts w:cs="Times New Roman"/>
          <w:color w:val="000000" w:themeColor="text1"/>
        </w:rPr>
        <w:t>1</w:t>
      </w:r>
      <w:r w:rsidRPr="009025C3">
        <w:rPr>
          <w:rFonts w:cs="Times New Roman"/>
          <w:color w:val="000000" w:themeColor="text1"/>
        </w:rPr>
        <w:t>）并行性：自注意力对序列各位置可并行计算，训练与推理在</w:t>
      </w:r>
      <w:r w:rsidRPr="009025C3">
        <w:rPr>
          <w:rFonts w:cs="Times New Roman"/>
          <w:color w:val="000000" w:themeColor="text1"/>
        </w:rPr>
        <w:t xml:space="preserve"> GPU </w:t>
      </w:r>
      <w:r w:rsidRPr="009025C3">
        <w:rPr>
          <w:rFonts w:cs="Times New Roman"/>
          <w:color w:val="000000" w:themeColor="text1"/>
        </w:rPr>
        <w:t>上较高效，但注意力复杂度与序列长度平方相关，故长序列时计算与内存成本显著上升。（</w:t>
      </w:r>
      <w:r w:rsidRPr="009025C3">
        <w:rPr>
          <w:rFonts w:cs="Times New Roman"/>
          <w:color w:val="000000" w:themeColor="text1"/>
        </w:rPr>
        <w:t>2</w:t>
      </w:r>
      <w:r w:rsidRPr="009025C3">
        <w:rPr>
          <w:rFonts w:cs="Times New Roman"/>
          <w:color w:val="000000" w:themeColor="text1"/>
        </w:rPr>
        <w:t>）单步预测天然适配：下一时刻仅需从</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预测一步，</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已融合整段历史，信息充分且无多步误差累积，故单步预测易取得较高精度；且对单步而言，模型只需学习</w:t>
      </w:r>
      <w:r w:rsidRPr="009025C3">
        <w:rPr>
          <w:rFonts w:cs="Times New Roman"/>
          <w:color w:val="000000" w:themeColor="text1"/>
        </w:rPr>
        <w:t>“</w:t>
      </w:r>
      <w:r w:rsidRPr="009025C3">
        <w:rPr>
          <w:rFonts w:cs="Times New Roman"/>
          <w:color w:val="000000" w:themeColor="text1"/>
        </w:rPr>
        <w:t>当前状态</w:t>
      </w:r>
      <w:r w:rsidRPr="009025C3">
        <w:rPr>
          <w:rFonts w:cs="Times New Roman"/>
          <w:color w:val="000000" w:themeColor="text1"/>
        </w:rPr>
        <w:t>→</w:t>
      </w:r>
      <w:r w:rsidRPr="009025C3">
        <w:rPr>
          <w:rFonts w:cs="Times New Roman"/>
          <w:color w:val="000000" w:themeColor="text1"/>
        </w:rPr>
        <w:t>下一时刻</w:t>
      </w:r>
      <w:r w:rsidRPr="009025C3">
        <w:rPr>
          <w:rFonts w:cs="Times New Roman"/>
          <w:color w:val="000000" w:themeColor="text1"/>
        </w:rPr>
        <w:t>”</w:t>
      </w:r>
      <w:r w:rsidRPr="009025C3">
        <w:rPr>
          <w:rFonts w:cs="Times New Roman"/>
          <w:color w:val="000000" w:themeColor="text1"/>
        </w:rPr>
        <w:t>的映射，表示压力最小。（</w:t>
      </w:r>
      <w:r w:rsidRPr="009025C3">
        <w:rPr>
          <w:rFonts w:cs="Times New Roman"/>
          <w:color w:val="000000" w:themeColor="text1"/>
        </w:rPr>
        <w:t>3</w:t>
      </w:r>
      <w:r w:rsidRPr="009025C3">
        <w:rPr>
          <w:rFonts w:cs="Times New Roman"/>
          <w:color w:val="000000" w:themeColor="text1"/>
        </w:rPr>
        <w:t>）长预测的瓶颈：同一</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经单一线性层直接映射到</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个输出，模型既无法为不同未来时刻使用不同表示，也无法像自回归模型那样</w:t>
      </w:r>
      <w:r w:rsidRPr="009025C3">
        <w:rPr>
          <w:rFonts w:cs="Times New Roman"/>
          <w:color w:val="000000" w:themeColor="text1"/>
        </w:rPr>
        <w:t>“</w:t>
      </w:r>
      <w:r w:rsidRPr="009025C3">
        <w:rPr>
          <w:rFonts w:cs="Times New Roman"/>
          <w:color w:val="000000" w:themeColor="text1"/>
        </w:rPr>
        <w:t>先预测</w:t>
      </w:r>
      <w:r w:rsidRPr="009025C3">
        <w:rPr>
          <w:rFonts w:cs="Times New Roman"/>
          <w:color w:val="000000" w:themeColor="text1"/>
        </w:rPr>
        <w:t xml:space="preserve"> t+1</w:t>
      </w:r>
      <w:r w:rsidRPr="009025C3">
        <w:rPr>
          <w:rFonts w:cs="Times New Roman"/>
          <w:color w:val="000000" w:themeColor="text1"/>
        </w:rPr>
        <w:t>、再以</w:t>
      </w:r>
      <w:r w:rsidRPr="009025C3">
        <w:rPr>
          <w:rFonts w:cs="Times New Roman"/>
          <w:color w:val="000000" w:themeColor="text1"/>
        </w:rPr>
        <w:t xml:space="preserve"> t+1 </w:t>
      </w:r>
      <w:r w:rsidRPr="009025C3">
        <w:rPr>
          <w:rFonts w:cs="Times New Roman"/>
          <w:color w:val="000000" w:themeColor="text1"/>
        </w:rPr>
        <w:t>为条件预测</w:t>
      </w:r>
      <w:r w:rsidRPr="009025C3">
        <w:rPr>
          <w:rFonts w:cs="Times New Roman"/>
          <w:color w:val="000000" w:themeColor="text1"/>
        </w:rPr>
        <w:t xml:space="preserve"> t+2”</w:t>
      </w:r>
      <w:r w:rsidRPr="009025C3">
        <w:rPr>
          <w:rFonts w:cs="Times New Roman"/>
          <w:color w:val="000000" w:themeColor="text1"/>
        </w:rPr>
        <w:t>；长预测时表达能力被摊薄，且远期不确定性大，单一定长向量难以编码数十步乃至数百步后的细节，故长预测精度易急剧下降。（</w:t>
      </w:r>
      <w:r w:rsidRPr="009025C3">
        <w:rPr>
          <w:rFonts w:cs="Times New Roman"/>
          <w:color w:val="000000" w:themeColor="text1"/>
        </w:rPr>
        <w:t>4</w:t>
      </w:r>
      <w:r w:rsidRPr="009025C3">
        <w:rPr>
          <w:rFonts w:cs="Times New Roman"/>
          <w:color w:val="000000" w:themeColor="text1"/>
        </w:rPr>
        <w:t>）输入长度的边际收益：自注意力已使最后一步</w:t>
      </w:r>
      <w:r w:rsidRPr="009025C3">
        <w:rPr>
          <w:rFonts w:cs="Times New Roman"/>
          <w:color w:val="000000" w:themeColor="text1"/>
        </w:rPr>
        <w:t>“</w:t>
      </w:r>
      <w:r w:rsidRPr="009025C3">
        <w:rPr>
          <w:rFonts w:cs="Times New Roman"/>
          <w:color w:val="000000" w:themeColor="text1"/>
        </w:rPr>
        <w:t>看到</w:t>
      </w:r>
      <w:r w:rsidRPr="009025C3">
        <w:rPr>
          <w:rFonts w:cs="Times New Roman"/>
          <w:color w:val="000000" w:themeColor="text1"/>
        </w:rPr>
        <w:t>”</w:t>
      </w:r>
      <w:r w:rsidRPr="009025C3">
        <w:rPr>
          <w:rFonts w:cs="Times New Roman"/>
          <w:color w:val="000000" w:themeColor="text1"/>
        </w:rPr>
        <w:t>全部历</w:t>
      </w:r>
      <w:r w:rsidRPr="009025C3">
        <w:rPr>
          <w:rFonts w:cs="Times New Roman"/>
          <w:color w:val="000000" w:themeColor="text1"/>
        </w:rPr>
        <w:lastRenderedPageBreak/>
        <w:t>史，对</w:t>
      </w:r>
      <w:r w:rsidRPr="009025C3">
        <w:rPr>
          <w:rFonts w:cs="Times New Roman"/>
          <w:color w:val="000000" w:themeColor="text1"/>
        </w:rPr>
        <w:t>“</w:t>
      </w:r>
      <w:r w:rsidRPr="009025C3">
        <w:rPr>
          <w:rFonts w:cs="Times New Roman"/>
          <w:color w:val="000000" w:themeColor="text1"/>
        </w:rPr>
        <w:t>下一步</w:t>
      </w:r>
      <w:r w:rsidRPr="009025C3">
        <w:rPr>
          <w:rFonts w:cs="Times New Roman"/>
          <w:color w:val="000000" w:themeColor="text1"/>
        </w:rPr>
        <w:t>”</w:t>
      </w:r>
      <w:r w:rsidRPr="009025C3">
        <w:rPr>
          <w:rFonts w:cs="Times New Roman"/>
          <w:color w:val="000000" w:themeColor="text1"/>
        </w:rPr>
        <w:t>而言近期历史往往贡献更大（可由注意力权重或梯度范数实证验证）；继续拉长输入主要增加更早时段的信息，对单步预测的边际贡献递减，而计算成本随</w:t>
      </w:r>
      <w:r w:rsidRPr="009025C3">
        <w:rPr>
          <w:rFonts w:cs="Times New Roman"/>
          <w:color w:val="000000" w:themeColor="text1"/>
        </w:rPr>
        <w:t xml:space="preserve"> T </w:t>
      </w:r>
      <w:r w:rsidRPr="009025C3">
        <w:rPr>
          <w:rFonts w:cs="Times New Roman"/>
          <w:color w:val="000000" w:themeColor="text1"/>
        </w:rPr>
        <w:t>明显增加，故存在输入长度的边际收益递减现象。</w:t>
      </w:r>
    </w:p>
    <w:p w14:paraId="01768C2D" w14:textId="1F6DE4C0" w:rsidR="009025C3" w:rsidRPr="009025C3" w:rsidRDefault="009025C3" w:rsidP="009025C3">
      <w:pPr>
        <w:ind w:firstLineChars="200" w:firstLine="420"/>
        <w:rPr>
          <w:rFonts w:cs="Times New Roman"/>
          <w:color w:val="000000" w:themeColor="text1"/>
        </w:rPr>
      </w:pPr>
      <w:commentRangeStart w:id="65"/>
      <w:commentRangeStart w:id="66"/>
      <w:r w:rsidRPr="009025C3">
        <w:rPr>
          <w:rFonts w:cs="Times New Roman"/>
          <w:color w:val="000000" w:themeColor="text1"/>
        </w:rPr>
        <w:t>从信息与表示角度的理论解读：可将当前架构视为</w:t>
      </w:r>
      <w:r w:rsidRPr="009025C3">
        <w:rPr>
          <w:rFonts w:cs="Times New Roman"/>
          <w:color w:val="000000" w:themeColor="text1"/>
        </w:rPr>
        <w:t>“</w:t>
      </w:r>
      <w:r w:rsidRPr="009025C3">
        <w:rPr>
          <w:rFonts w:cs="Times New Roman"/>
          <w:color w:val="000000" w:themeColor="text1"/>
        </w:rPr>
        <w:t>编码器</w:t>
      </w:r>
      <w:r w:rsidRPr="009025C3">
        <w:rPr>
          <w:rFonts w:cs="Times New Roman"/>
          <w:color w:val="000000" w:themeColor="text1"/>
        </w:rPr>
        <w:t>–</w:t>
      </w:r>
      <w:r w:rsidRPr="009025C3">
        <w:rPr>
          <w:rFonts w:cs="Times New Roman"/>
          <w:color w:val="000000" w:themeColor="text1"/>
        </w:rPr>
        <w:t>瓶颈</w:t>
      </w:r>
      <w:r w:rsidRPr="009025C3">
        <w:rPr>
          <w:rFonts w:cs="Times New Roman"/>
          <w:color w:val="000000" w:themeColor="text1"/>
        </w:rPr>
        <w:t>–</w:t>
      </w:r>
      <w:r w:rsidRPr="009025C3">
        <w:rPr>
          <w:rFonts w:cs="Times New Roman"/>
          <w:color w:val="000000" w:themeColor="text1"/>
        </w:rPr>
        <w:t>解码</w:t>
      </w:r>
      <w:r w:rsidRPr="009025C3">
        <w:rPr>
          <w:rFonts w:cs="Times New Roman"/>
          <w:color w:val="000000" w:themeColor="text1"/>
        </w:rPr>
        <w:t>”</w:t>
      </w:r>
      <w:r w:rsidRPr="009025C3">
        <w:rPr>
          <w:rFonts w:cs="Times New Roman"/>
          <w:color w:val="000000" w:themeColor="text1"/>
        </w:rPr>
        <w:t>结构：编码器将</w:t>
      </w:r>
      <w:r w:rsidRPr="009025C3">
        <w:rPr>
          <w:rFonts w:cs="Times New Roman"/>
          <w:color w:val="000000" w:themeColor="text1"/>
        </w:rPr>
        <w:t xml:space="preserve"> </w:t>
      </w:r>
      <m:oMath>
        <m:r>
          <w:rPr>
            <w:rFonts w:ascii="Cambria Math" w:hAnsi="Cambria Math" w:cs="Times New Roman"/>
            <w:color w:val="000000" w:themeColor="text1"/>
          </w:rPr>
          <m:t>T×F</m:t>
        </m:r>
      </m:oMath>
      <w:r w:rsidRPr="009025C3">
        <w:rPr>
          <w:rFonts w:cs="Times New Roman"/>
          <w:color w:val="000000" w:themeColor="text1"/>
        </w:rPr>
        <w:t xml:space="preserve"> </w:t>
      </w:r>
      <w:r w:rsidRPr="009025C3">
        <w:rPr>
          <w:rFonts w:cs="Times New Roman"/>
          <w:color w:val="000000" w:themeColor="text1"/>
        </w:rPr>
        <w:t>维输入压缩为</w:t>
      </w:r>
      <w:r w:rsidRPr="009025C3">
        <w:rPr>
          <w:rFonts w:cs="Times New Roman"/>
          <w:color w:val="000000" w:themeColor="text1"/>
        </w:rPr>
        <w:t xml:space="preserve"> </w:t>
      </w:r>
      <w:r w:rsidR="00116748" w:rsidRPr="00BA6EFE">
        <w:rPr>
          <w:rFonts w:cs="Times New Roman" w:hint="eastAsia"/>
          <w:i/>
          <w:iCs/>
          <w:color w:val="000000" w:themeColor="text1"/>
        </w:rPr>
        <w:t>d</w:t>
      </w:r>
      <w:r w:rsidRPr="009025C3">
        <w:rPr>
          <w:rFonts w:cs="Times New Roman"/>
          <w:color w:val="000000" w:themeColor="text1"/>
        </w:rPr>
        <w:t xml:space="preserve"> </w:t>
      </w:r>
      <w:r w:rsidRPr="009025C3">
        <w:rPr>
          <w:rFonts w:cs="Times New Roman"/>
          <w:color w:val="000000" w:themeColor="text1"/>
        </w:rPr>
        <w:t>维向量</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，再经单层线性映射展开为</w:t>
      </w:r>
      <w:r w:rsidRPr="009025C3">
        <w:rPr>
          <w:rFonts w:cs="Times New Roman"/>
          <w:color w:val="000000" w:themeColor="text1"/>
        </w:rPr>
        <w:t xml:space="preserve"> </w:t>
      </w:r>
      <m:oMath>
        <m:r>
          <w:rPr>
            <w:rFonts w:ascii="Cambria Math" w:hAnsi="Cambria Math" w:cs="Times New Roman"/>
            <w:color w:val="000000" w:themeColor="text1"/>
          </w:rPr>
          <m:t>H×F</m:t>
        </m:r>
      </m:oMath>
      <w:r w:rsidRPr="009025C3">
        <w:rPr>
          <w:rFonts w:cs="Times New Roman"/>
          <w:color w:val="000000" w:themeColor="text1"/>
        </w:rPr>
        <w:t xml:space="preserve"> </w:t>
      </w:r>
      <w:r w:rsidRPr="009025C3">
        <w:rPr>
          <w:rFonts w:cs="Times New Roman"/>
          <w:color w:val="000000" w:themeColor="text1"/>
        </w:rPr>
        <w:t>维输出。根据率失真与表示学习中的常见结论，定长向量在编码多步未来时存在容量上限：若将未来序列视为在给定历史下的条件分布</w:t>
      </w:r>
      <m:oMath>
        <m:r>
          <w:rPr>
            <w:rFonts w:ascii="Cambria Math" w:hAnsi="Cambria Math" w:cs="Times New Roman"/>
            <w:color w:val="000000" w:themeColor="text1"/>
          </w:rPr>
          <m:t>p(Y | X)</m:t>
        </m:r>
      </m:oMath>
      <w:r w:rsidRPr="009025C3">
        <w:rPr>
          <w:rFonts w:cs="Times New Roman"/>
          <w:color w:val="000000" w:themeColor="text1"/>
        </w:rPr>
        <w:t>，则</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 xml:space="preserve"> </w:t>
      </w:r>
      <w:r w:rsidRPr="009025C3">
        <w:rPr>
          <w:rFonts w:cs="Times New Roman"/>
          <w:color w:val="000000" w:themeColor="text1"/>
        </w:rPr>
        <w:t>需同时承载</w:t>
      </w:r>
      <w:r w:rsidR="00116748">
        <w:rPr>
          <w:rFonts w:cs="Times New Roman" w:hint="eastAsia"/>
          <w:color w:val="000000" w:themeColor="text1"/>
        </w:rPr>
        <w:t>H</w:t>
      </w:r>
      <w:r w:rsidRPr="009025C3">
        <w:rPr>
          <w:rFonts w:cs="Times New Roman"/>
          <w:color w:val="000000" w:themeColor="text1"/>
        </w:rPr>
        <w:t>个时间步的统计信息，当</w:t>
      </w:r>
      <w:r w:rsidR="00116748">
        <w:rPr>
          <w:rFonts w:cs="Times New Roman" w:hint="eastAsia"/>
          <w:color w:val="000000" w:themeColor="text1"/>
        </w:rPr>
        <w:t>H</w:t>
      </w:r>
      <w:r w:rsidRPr="009025C3">
        <w:rPr>
          <w:rFonts w:cs="Times New Roman"/>
          <w:color w:val="000000" w:themeColor="text1"/>
        </w:rPr>
        <w:t>很大时，有效信息被压缩进固定维度，必然带来信息损失；且条件熵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Pr="009025C3">
        <w:rPr>
          <w:rFonts w:cs="Times New Roman"/>
          <w:color w:val="000000" w:themeColor="text1"/>
        </w:rPr>
        <w:t xml:space="preserve"> </w:t>
      </w:r>
      <w:r w:rsidR="002F2227" w:rsidRPr="00BA6EFE">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增大通常不减（甚至随系统混沌性或噪声累积而增大），即</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在信息论意义下成立。因此，单步预测（</w:t>
      </w:r>
      <w:r w:rsidR="002F1056">
        <w:rPr>
          <w:rFonts w:cs="Times New Roman" w:hint="eastAsia"/>
          <w:color w:val="000000" w:themeColor="text1"/>
        </w:rPr>
        <w:t>H=1</w:t>
      </w:r>
      <w:r w:rsidRPr="009025C3">
        <w:rPr>
          <w:rFonts w:cs="Times New Roman"/>
          <w:color w:val="000000" w:themeColor="text1"/>
        </w:rPr>
        <w:t>）仅需从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oMath>
      <w:r w:rsidRPr="009025C3">
        <w:rPr>
          <w:rFonts w:cs="Times New Roman"/>
          <w:color w:val="000000" w:themeColor="text1"/>
        </w:rPr>
        <w:t>解码一步，瓶颈压力最小；</w:t>
      </w:r>
      <m:oMath>
        <m:r>
          <w:rPr>
            <w:rFonts w:ascii="Cambria Math" w:hAnsi="Cambria Math" w:cs="Times New Roman"/>
            <w:color w:val="000000" w:themeColor="text1"/>
          </w:rPr>
          <m:t>H≫1</m:t>
        </m:r>
      </m:oMath>
      <w:r w:rsidRPr="009025C3">
        <w:rPr>
          <w:rFonts w:cs="Times New Roman"/>
          <w:color w:val="000000" w:themeColor="text1"/>
        </w:rPr>
        <w:t>时同一瓶颈需支撑多步解码，性能下降是结构性的，而非仅调参可解决。进一步地，时间尺度对齐的直观解释为：当</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在数量级上相近时（如</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=120</w:t>
      </w:r>
      <w:r w:rsidRPr="009025C3">
        <w:rPr>
          <w:rFonts w:cs="Times New Roman"/>
          <w:color w:val="000000" w:themeColor="text1"/>
        </w:rPr>
        <w:t>、</w:t>
      </w:r>
      <w:r w:rsidRPr="00BA6EFE">
        <w:rPr>
          <w:rFonts w:cs="Times New Roman"/>
          <w:i/>
          <w:iCs/>
          <w:color w:val="000000" w:themeColor="text1"/>
        </w:rPr>
        <w:t>H</w:t>
      </w:r>
      <w:r w:rsidRPr="009025C3">
        <w:rPr>
          <w:rFonts w:cs="Times New Roman"/>
          <w:color w:val="000000" w:themeColor="text1"/>
        </w:rPr>
        <w:t>=120</w:t>
      </w:r>
      <w:r w:rsidRPr="009025C3">
        <w:rPr>
          <w:rFonts w:cs="Times New Roman"/>
          <w:color w:val="000000" w:themeColor="text1"/>
        </w:rPr>
        <w:t>），编码器学习的</w:t>
      </w:r>
      <w:r w:rsidRPr="009025C3">
        <w:rPr>
          <w:rFonts w:cs="Times New Roman"/>
          <w:color w:val="000000" w:themeColor="text1"/>
        </w:rPr>
        <w:t>“</w:t>
      </w:r>
      <w:r w:rsidRPr="009025C3">
        <w:rPr>
          <w:rFonts w:cs="Times New Roman"/>
          <w:color w:val="000000" w:themeColor="text1"/>
        </w:rPr>
        <w:t>用</w:t>
      </w:r>
      <w:r w:rsidRPr="009025C3">
        <w:rPr>
          <w:rFonts w:cs="Times New Roman"/>
          <w:color w:val="000000" w:themeColor="text1"/>
        </w:rPr>
        <w:t xml:space="preserve"> </w:t>
      </w:r>
      <w:r w:rsidRPr="00BA6EF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步历史概括</w:t>
      </w:r>
      <w:r w:rsidRPr="009025C3">
        <w:rPr>
          <w:rFonts w:cs="Times New Roman"/>
          <w:color w:val="000000" w:themeColor="text1"/>
        </w:rPr>
        <w:t>”</w:t>
      </w:r>
      <w:r w:rsidRPr="009025C3">
        <w:rPr>
          <w:rFonts w:cs="Times New Roman"/>
          <w:color w:val="000000" w:themeColor="text1"/>
        </w:rPr>
        <w:t>与解码器需求的</w:t>
      </w:r>
      <w:r w:rsidRPr="009025C3">
        <w:rPr>
          <w:rFonts w:cs="Times New Roman"/>
          <w:color w:val="000000" w:themeColor="text1"/>
        </w:rPr>
        <w:t>“</w:t>
      </w:r>
      <w:r w:rsidRPr="009025C3">
        <w:rPr>
          <w:rFonts w:cs="Times New Roman"/>
          <w:color w:val="000000" w:themeColor="text1"/>
        </w:rPr>
        <w:t>预测</w:t>
      </w:r>
      <w:r w:rsidRPr="009025C3">
        <w:rPr>
          <w:rFonts w:cs="Times New Roman"/>
          <w:color w:val="000000" w:themeColor="text1"/>
        </w:rPr>
        <w:t xml:space="preserve"> </w:t>
      </w:r>
      <w:r w:rsidRPr="00BA6EF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步未来</w:t>
      </w:r>
      <w:r w:rsidRPr="009025C3">
        <w:rPr>
          <w:rFonts w:cs="Times New Roman"/>
          <w:color w:val="000000" w:themeColor="text1"/>
        </w:rPr>
        <w:t>”</w:t>
      </w:r>
      <w:r w:rsidRPr="009025C3">
        <w:rPr>
          <w:rFonts w:cs="Times New Roman"/>
          <w:color w:val="000000" w:themeColor="text1"/>
        </w:rPr>
        <w:t>在时间跨度上一致，模型可学习</w:t>
      </w:r>
      <w:r w:rsidRPr="009025C3">
        <w:rPr>
          <w:rFonts w:cs="Times New Roman"/>
          <w:color w:val="000000" w:themeColor="text1"/>
        </w:rPr>
        <w:t>“</w:t>
      </w:r>
      <w:r w:rsidRPr="009025C3">
        <w:rPr>
          <w:rFonts w:cs="Times New Roman"/>
          <w:color w:val="000000" w:themeColor="text1"/>
        </w:rPr>
        <w:t>用</w:t>
      </w:r>
      <w:r w:rsidRPr="009025C3">
        <w:rPr>
          <w:rFonts w:cs="Times New Roman"/>
          <w:color w:val="000000" w:themeColor="text1"/>
        </w:rPr>
        <w:t xml:space="preserve"> 120 </w:t>
      </w:r>
      <w:r w:rsidRPr="009025C3">
        <w:rPr>
          <w:rFonts w:cs="Times New Roman"/>
          <w:color w:val="000000" w:themeColor="text1"/>
        </w:rPr>
        <w:t>步历史概括</w:t>
      </w:r>
      <w:r w:rsidRPr="009025C3">
        <w:rPr>
          <w:rFonts w:cs="Times New Roman"/>
          <w:color w:val="000000" w:themeColor="text1"/>
        </w:rPr>
        <w:t xml:space="preserve"> 120 </w:t>
      </w:r>
      <w:r w:rsidRPr="009025C3">
        <w:rPr>
          <w:rFonts w:cs="Times New Roman"/>
          <w:color w:val="000000" w:themeColor="text1"/>
        </w:rPr>
        <w:t>步未来</w:t>
      </w:r>
      <w:r w:rsidRPr="009025C3">
        <w:rPr>
          <w:rFonts w:cs="Times New Roman"/>
          <w:color w:val="000000" w:themeColor="text1"/>
        </w:rPr>
        <w:t>”</w:t>
      </w:r>
      <w:r w:rsidRPr="009025C3">
        <w:rPr>
          <w:rFonts w:cs="Times New Roman"/>
          <w:color w:val="000000" w:themeColor="text1"/>
        </w:rPr>
        <w:t>的粗粒度映射，表示空间的使用更一致；反之，</w:t>
      </w:r>
      <m:oMath>
        <m:r>
          <w:rPr>
            <w:rFonts w:ascii="Cambria Math" w:hAnsi="Cambria Math" w:cs="Times New Roman"/>
            <w:color w:val="000000" w:themeColor="text1"/>
          </w:rPr>
          <m:t>T≪H</m:t>
        </m:r>
      </m:oMath>
      <w:r w:rsidRPr="009025C3">
        <w:rPr>
          <w:rFonts w:cs="Times New Roman"/>
          <w:color w:val="000000" w:themeColor="text1"/>
        </w:rPr>
        <w:t>时模型被迫从短上下文推断长未来，违背因果时窗与可预测性时域的常识，瓶颈压力剧增。后文实验中将看到输入与预测长度</w:t>
      </w:r>
      <w:r w:rsidRPr="009025C3">
        <w:rPr>
          <w:rFonts w:cs="Times New Roman"/>
          <w:color w:val="000000" w:themeColor="text1"/>
        </w:rPr>
        <w:t>“</w:t>
      </w:r>
      <w:r w:rsidR="00BA6EFE" w:rsidRPr="009025C3">
        <w:rPr>
          <w:rFonts w:cs="Times New Roman" w:hint="eastAsia"/>
          <w:color w:val="000000" w:themeColor="text1"/>
        </w:rPr>
        <w:t>匹配</w:t>
      </w:r>
      <w:r w:rsidR="00BA6EFE" w:rsidRPr="009025C3">
        <w:rPr>
          <w:rFonts w:cs="Times New Roman"/>
          <w:color w:val="000000" w:themeColor="text1"/>
        </w:rPr>
        <w:t>”</w:t>
      </w:r>
      <w:r w:rsidR="00BA6EFE" w:rsidRPr="009025C3">
        <w:rPr>
          <w:rFonts w:cs="Times New Roman" w:hint="eastAsia"/>
          <w:color w:val="000000" w:themeColor="text1"/>
        </w:rPr>
        <w:t xml:space="preserve"> </w:t>
      </w:r>
      <w:r w:rsidR="00BA6EFE" w:rsidRPr="009025C3">
        <w:rPr>
          <w:rFonts w:cs="Times New Roman" w:hint="eastAsia"/>
          <w:color w:val="000000" w:themeColor="text1"/>
        </w:rPr>
        <w:t>时的局部改善</w:t>
      </w:r>
      <w:r w:rsidRPr="009025C3">
        <w:rPr>
          <w:rFonts w:cs="Times New Roman"/>
          <w:color w:val="000000" w:themeColor="text1"/>
        </w:rPr>
        <w:t>，与上述理论一致。</w:t>
      </w:r>
      <w:commentRangeEnd w:id="65"/>
      <w:r w:rsidR="00A93E6F" w:rsidRPr="009025C3">
        <w:rPr>
          <w:rStyle w:val="CommentReference"/>
          <w:rFonts w:cs="Times New Roman"/>
          <w:color w:val="000000" w:themeColor="text1"/>
          <w:szCs w:val="22"/>
        </w:rPr>
        <w:commentReference w:id="65"/>
      </w:r>
      <w:commentRangeEnd w:id="66"/>
      <w:r w:rsidR="00287FF6" w:rsidRPr="009025C3">
        <w:rPr>
          <w:rStyle w:val="CommentReference"/>
          <w:rFonts w:cs="Times New Roman"/>
          <w:color w:val="000000" w:themeColor="text1"/>
          <w:szCs w:val="22"/>
        </w:rPr>
        <w:commentReference w:id="66"/>
      </w:r>
    </w:p>
    <w:p w14:paraId="7113E49C" w14:textId="01B6F5A7" w:rsidR="009025C3" w:rsidRPr="0026769C" w:rsidRDefault="009025C3" w:rsidP="0026769C">
      <w:pPr>
        <w:pStyle w:val="ListParagraph"/>
        <w:numPr>
          <w:ilvl w:val="1"/>
          <w:numId w:val="5"/>
        </w:numPr>
        <w:ind w:firstLineChars="0"/>
        <w:rPr>
          <w:rFonts w:eastAsia="SimHei" w:cs="Times New Roman"/>
          <w:b/>
          <w:color w:val="000000" w:themeColor="text1"/>
          <w:sz w:val="24"/>
          <w:szCs w:val="24"/>
        </w:rPr>
      </w:pPr>
      <w:r w:rsidRPr="0026769C">
        <w:rPr>
          <w:rFonts w:eastAsia="SimHei" w:cs="Times New Roman"/>
          <w:b/>
          <w:color w:val="000000" w:themeColor="text1"/>
          <w:sz w:val="24"/>
          <w:szCs w:val="24"/>
        </w:rPr>
        <w:t>评估指标</w:t>
      </w:r>
    </w:p>
    <w:p w14:paraId="71524A39" w14:textId="04643329"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预测精度：采用均方误差（</w:t>
      </w:r>
      <w:r w:rsidRPr="009025C3">
        <w:rPr>
          <w:rFonts w:cs="Times New Roman"/>
          <w:color w:val="000000" w:themeColor="text1"/>
        </w:rPr>
        <w:t>MSE</w:t>
      </w:r>
      <w:r w:rsidRPr="009025C3">
        <w:rPr>
          <w:rFonts w:cs="Times New Roman"/>
          <w:color w:val="000000" w:themeColor="text1"/>
        </w:rPr>
        <w:t>）、平均绝对误差（</w:t>
      </w:r>
      <w:r w:rsidRPr="009025C3">
        <w:rPr>
          <w:rFonts w:cs="Times New Roman"/>
          <w:color w:val="000000" w:themeColor="text1"/>
        </w:rPr>
        <w:t>MAE</w:t>
      </w:r>
      <w:r w:rsidRPr="009025C3">
        <w:rPr>
          <w:rFonts w:cs="Times New Roman"/>
          <w:color w:val="000000" w:themeColor="text1"/>
        </w:rPr>
        <w:t>）、均方根误差（</w:t>
      </w:r>
      <w:r w:rsidRPr="009025C3">
        <w:rPr>
          <w:rFonts w:cs="Times New Roman"/>
          <w:color w:val="000000" w:themeColor="text1"/>
        </w:rPr>
        <w:t>RMSE</w:t>
      </w:r>
      <w:r w:rsidRPr="009025C3">
        <w:rPr>
          <w:rFonts w:cs="Times New Roman"/>
          <w:color w:val="000000" w:themeColor="text1"/>
        </w:rPr>
        <w:t>）及决定系数</w:t>
      </w:r>
      <w:r w:rsidRPr="009025C3">
        <w:rPr>
          <w:rFonts w:cs="Times New Roman"/>
          <w:color w:val="000000" w:themeColor="text1"/>
        </w:rPr>
        <w:t xml:space="preserve"> R²</w:t>
      </w:r>
      <w:r w:rsidRPr="009025C3">
        <w:rPr>
          <w:rFonts w:cs="Times New Roman"/>
          <w:color w:val="000000" w:themeColor="text1"/>
        </w:rPr>
        <w:t>。</w:t>
      </w:r>
      <w:r w:rsidRPr="009025C3">
        <w:rPr>
          <w:rFonts w:cs="Times New Roman"/>
          <w:color w:val="000000" w:themeColor="text1"/>
        </w:rPr>
        <w:t xml:space="preserve">MSE </w:t>
      </w:r>
      <w:r w:rsidRPr="009025C3">
        <w:rPr>
          <w:rFonts w:cs="Times New Roman"/>
          <w:color w:val="000000" w:themeColor="text1"/>
        </w:rPr>
        <w:t>与本文训练损失一致，便于与优化目标直接对应，且对大方差更敏感；</w:t>
      </w:r>
      <w:r w:rsidRPr="009025C3">
        <w:rPr>
          <w:rFonts w:cs="Times New Roman"/>
          <w:color w:val="000000" w:themeColor="text1"/>
        </w:rPr>
        <w:t xml:space="preserve">MAE </w:t>
      </w:r>
      <w:r w:rsidRPr="009025C3">
        <w:rPr>
          <w:rFonts w:cs="Times New Roman"/>
          <w:color w:val="000000" w:themeColor="text1"/>
        </w:rPr>
        <w:t>对异常值更鲁棒，与工程上</w:t>
      </w:r>
      <w:r w:rsidRPr="009025C3">
        <w:rPr>
          <w:rFonts w:cs="Times New Roman"/>
          <w:color w:val="000000" w:themeColor="text1"/>
        </w:rPr>
        <w:t>“</w:t>
      </w:r>
      <w:r w:rsidRPr="009025C3">
        <w:rPr>
          <w:rFonts w:cs="Times New Roman"/>
          <w:color w:val="000000" w:themeColor="text1"/>
        </w:rPr>
        <w:t>平均偏差</w:t>
      </w:r>
      <w:r w:rsidRPr="009025C3">
        <w:rPr>
          <w:rFonts w:cs="Times New Roman"/>
          <w:color w:val="000000" w:themeColor="text1"/>
        </w:rPr>
        <w:t>”</w:t>
      </w:r>
      <w:r w:rsidRPr="009025C3">
        <w:rPr>
          <w:rFonts w:cs="Times New Roman"/>
          <w:color w:val="000000" w:themeColor="text1"/>
        </w:rPr>
        <w:t>的直观一致；</w:t>
      </w:r>
      <w:r w:rsidRPr="009025C3">
        <w:rPr>
          <w:rFonts w:cs="Times New Roman"/>
          <w:color w:val="000000" w:themeColor="text1"/>
        </w:rPr>
        <w:t xml:space="preserve">RMSE </w:t>
      </w:r>
      <w:r w:rsidRPr="009025C3">
        <w:rPr>
          <w:rFonts w:cs="Times New Roman"/>
          <w:color w:val="000000" w:themeColor="text1"/>
        </w:rPr>
        <w:t>与目标量纲相同，便于跨变量或跨配置比较。</w:t>
      </w:r>
      <w:r w:rsidRPr="00BA6EFE">
        <w:rPr>
          <w:rFonts w:cs="Times New Roman"/>
          <w:i/>
          <w:iCs/>
          <w:color w:val="000000" w:themeColor="text1"/>
        </w:rPr>
        <w:t>R²</w:t>
      </w:r>
      <w:r w:rsidRPr="009025C3">
        <w:rPr>
          <w:rFonts w:cs="Times New Roman"/>
          <w:color w:val="000000" w:themeColor="text1"/>
        </w:rPr>
        <w:t xml:space="preserve"> </w:t>
      </w:r>
      <w:r w:rsidRPr="009025C3">
        <w:rPr>
          <w:rFonts w:cs="Times New Roman"/>
          <w:color w:val="000000" w:themeColor="text1"/>
        </w:rPr>
        <w:t>定义为</w:t>
      </w:r>
      <w:r w:rsidRPr="009025C3">
        <w:rPr>
          <w:rFonts w:cs="Times New Roman"/>
          <w:color w:val="000000" w:themeColor="text1"/>
        </w:rPr>
        <w:t xml:space="preserve"> </w:t>
      </w:r>
      <m:oMath>
        <m:r>
          <w:rPr>
            <w:rFonts w:ascii="Cambria Math" w:hAnsi="Cambria Math" w:cs="Times New Roman"/>
            <w:color w:val="000000" w:themeColor="text1"/>
          </w:rPr>
          <m:t>1-</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num>
          <m:den>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den>
        </m:f>
      </m:oMath>
      <w:r w:rsidRPr="009025C3">
        <w:rPr>
          <w:rFonts w:cs="Times New Roman"/>
          <w:color w:val="000000" w:themeColor="text1"/>
        </w:rPr>
        <w:t>，反映模型相对</w:t>
      </w:r>
      <w:r w:rsidRPr="009025C3">
        <w:rPr>
          <w:rFonts w:cs="Times New Roman"/>
          <w:color w:val="000000" w:themeColor="text1"/>
        </w:rPr>
        <w:t>“</w:t>
      </w:r>
      <w:r w:rsidRPr="009025C3">
        <w:rPr>
          <w:rFonts w:cs="Times New Roman"/>
          <w:color w:val="000000" w:themeColor="text1"/>
        </w:rPr>
        <w:t>始终预测均值</w:t>
      </w:r>
      <w:r w:rsidRPr="009025C3">
        <w:rPr>
          <w:rFonts w:cs="Times New Roman"/>
          <w:color w:val="000000" w:themeColor="text1"/>
        </w:rPr>
        <w:t>”</w:t>
      </w:r>
      <w:r w:rsidRPr="009025C3">
        <w:rPr>
          <w:rFonts w:cs="Times New Roman"/>
          <w:color w:val="000000" w:themeColor="text1"/>
        </w:rPr>
        <w:t>这一基准所能解释的方差比例：</w:t>
      </w:r>
      <w:r w:rsidRPr="009025C3">
        <w:rPr>
          <w:rFonts w:cs="Times New Roman"/>
          <w:color w:val="000000" w:themeColor="text1"/>
        </w:rPr>
        <w:t xml:space="preserve">R²=1 </w:t>
      </w:r>
      <w:r w:rsidRPr="009025C3">
        <w:rPr>
          <w:rFonts w:cs="Times New Roman"/>
          <w:color w:val="000000" w:themeColor="text1"/>
        </w:rPr>
        <w:t>表示完美拟合，</w:t>
      </w:r>
      <w:r w:rsidRPr="009025C3">
        <w:rPr>
          <w:rFonts w:cs="Times New Roman"/>
          <w:color w:val="000000" w:themeColor="text1"/>
        </w:rPr>
        <w:t xml:space="preserve">R²=0 </w:t>
      </w:r>
      <w:r w:rsidRPr="009025C3">
        <w:rPr>
          <w:rFonts w:cs="Times New Roman"/>
          <w:color w:val="000000" w:themeColor="text1"/>
        </w:rPr>
        <w:t>表示与均值预测相当，</w:t>
      </w:r>
      <w:r w:rsidRPr="009025C3">
        <w:rPr>
          <w:rFonts w:cs="Times New Roman"/>
          <w:color w:val="000000" w:themeColor="text1"/>
        </w:rPr>
        <w:t xml:space="preserve">R²&lt;0 </w:t>
      </w:r>
      <w:r w:rsidRPr="009025C3">
        <w:rPr>
          <w:rFonts w:cs="Times New Roman"/>
          <w:color w:val="000000" w:themeColor="text1"/>
        </w:rPr>
        <w:t>表示不如简单均值预测。在多时间尺度实验中，</w:t>
      </w:r>
      <w:r w:rsidRPr="009025C3">
        <w:rPr>
          <w:rFonts w:cs="Times New Roman"/>
          <w:color w:val="000000" w:themeColor="text1"/>
        </w:rPr>
        <w:t xml:space="preserve">R² </w:t>
      </w:r>
      <w:r w:rsidRPr="009025C3">
        <w:rPr>
          <w:rFonts w:cs="Times New Roman"/>
          <w:color w:val="000000" w:themeColor="text1"/>
        </w:rPr>
        <w:t>便于在不同</w:t>
      </w:r>
      <w:r w:rsidRPr="009025C3">
        <w:rPr>
          <w:rFonts w:cs="Times New Roman"/>
          <w:color w:val="000000" w:themeColor="text1"/>
        </w:rPr>
        <w:t xml:space="preserve"> (T, H) </w:t>
      </w:r>
      <w:r w:rsidRPr="009025C3">
        <w:rPr>
          <w:rFonts w:cs="Times New Roman"/>
          <w:color w:val="000000" w:themeColor="text1"/>
        </w:rPr>
        <w:t>组合间做相对比较，且对量纲不敏感；其随</w:t>
      </w:r>
      <w:r w:rsidRPr="009025C3">
        <w:rPr>
          <w:rFonts w:cs="Times New Roman"/>
          <w:color w:val="000000" w:themeColor="text1"/>
        </w:rPr>
        <w:t xml:space="preserve"> H </w:t>
      </w:r>
      <w:r w:rsidRPr="009025C3">
        <w:rPr>
          <w:rFonts w:cs="Times New Roman"/>
          <w:color w:val="000000" w:themeColor="text1"/>
        </w:rPr>
        <w:t>增大而下降、在长预测下甚至为</w:t>
      </w:r>
      <w:r w:rsidRPr="009025C3">
        <w:rPr>
          <w:rFonts w:cs="Times New Roman"/>
          <w:color w:val="000000" w:themeColor="text1"/>
        </w:rPr>
        <w:t>负，可直接印证</w:t>
      </w:r>
      <w:r w:rsidRPr="009025C3">
        <w:rPr>
          <w:rFonts w:cs="Times New Roman"/>
          <w:color w:val="000000" w:themeColor="text1"/>
        </w:rPr>
        <w:t>“</w:t>
      </w:r>
      <w:r w:rsidRPr="009025C3">
        <w:rPr>
          <w:rFonts w:cs="Times New Roman"/>
          <w:color w:val="000000" w:themeColor="text1"/>
        </w:rPr>
        <w:t>可预测性随预测时域衰减</w:t>
      </w:r>
      <w:r w:rsidRPr="009025C3">
        <w:rPr>
          <w:rFonts w:cs="Times New Roman"/>
          <w:color w:val="000000" w:themeColor="text1"/>
        </w:rPr>
        <w:t>”</w:t>
      </w:r>
      <w:r w:rsidRPr="009025C3">
        <w:rPr>
          <w:rFonts w:cs="Times New Roman"/>
          <w:color w:val="000000" w:themeColor="text1"/>
        </w:rPr>
        <w:t>的理论预期。四类指标联合使用可兼顾优化目标（</w:t>
      </w:r>
      <w:r w:rsidRPr="009025C3">
        <w:rPr>
          <w:rFonts w:cs="Times New Roman"/>
          <w:color w:val="000000" w:themeColor="text1"/>
        </w:rPr>
        <w:t>MSE</w:t>
      </w:r>
      <w:r w:rsidRPr="009025C3">
        <w:rPr>
          <w:rFonts w:cs="Times New Roman"/>
          <w:color w:val="000000" w:themeColor="text1"/>
        </w:rPr>
        <w:t>）、鲁棒性（</w:t>
      </w:r>
      <w:r w:rsidRPr="009025C3">
        <w:rPr>
          <w:rFonts w:cs="Times New Roman"/>
          <w:color w:val="000000" w:themeColor="text1"/>
        </w:rPr>
        <w:t>MAE</w:t>
      </w:r>
      <w:r w:rsidRPr="009025C3">
        <w:rPr>
          <w:rFonts w:cs="Times New Roman"/>
          <w:color w:val="000000" w:themeColor="text1"/>
        </w:rPr>
        <w:t>）、量纲可解释性（</w:t>
      </w:r>
      <w:r w:rsidRPr="009025C3">
        <w:rPr>
          <w:rFonts w:cs="Times New Roman"/>
          <w:color w:val="000000" w:themeColor="text1"/>
        </w:rPr>
        <w:t>RMSE</w:t>
      </w:r>
      <w:r w:rsidRPr="009025C3">
        <w:rPr>
          <w:rFonts w:cs="Times New Roman"/>
          <w:color w:val="000000" w:themeColor="text1"/>
        </w:rPr>
        <w:t>）与相对性能（</w:t>
      </w:r>
      <w:r w:rsidRPr="009025C3">
        <w:rPr>
          <w:rFonts w:cs="Times New Roman"/>
          <w:color w:val="000000" w:themeColor="text1"/>
        </w:rPr>
        <w:t>R²</w:t>
      </w:r>
      <w:r w:rsidRPr="009025C3">
        <w:rPr>
          <w:rFonts w:cs="Times New Roman"/>
          <w:color w:val="000000" w:themeColor="text1"/>
        </w:rPr>
        <w:t>）。</w:t>
      </w:r>
    </w:p>
    <w:p w14:paraId="49B0581D" w14:textId="1D784D18" w:rsidR="009025C3" w:rsidRPr="003A65E4" w:rsidRDefault="009025C3" w:rsidP="003A65E4">
      <w:pPr>
        <w:ind w:firstLineChars="200" w:firstLine="420"/>
        <w:rPr>
          <w:rFonts w:cs="Times New Roman"/>
          <w:color w:val="000000" w:themeColor="text1"/>
        </w:rPr>
      </w:pPr>
      <w:r w:rsidRPr="009025C3">
        <w:rPr>
          <w:rFonts w:cs="Times New Roman"/>
          <w:color w:val="000000" w:themeColor="text1"/>
        </w:rPr>
        <w:t>计算性能：记录训练时间（</w:t>
      </w:r>
      <w:r w:rsidRPr="009025C3">
        <w:rPr>
          <w:rFonts w:cs="Times New Roman"/>
          <w:color w:val="000000" w:themeColor="text1"/>
        </w:rPr>
        <w:t>s</w:t>
      </w:r>
      <w:r w:rsidRPr="009025C3">
        <w:rPr>
          <w:rFonts w:cs="Times New Roman"/>
          <w:color w:val="000000" w:themeColor="text1"/>
        </w:rPr>
        <w:t>）、整测试集推理时间（</w:t>
      </w:r>
      <w:r w:rsidRPr="009025C3">
        <w:rPr>
          <w:rFonts w:cs="Times New Roman"/>
          <w:color w:val="000000" w:themeColor="text1"/>
        </w:rPr>
        <w:t>ms</w:t>
      </w:r>
      <w:r w:rsidRPr="009025C3">
        <w:rPr>
          <w:rFonts w:cs="Times New Roman"/>
          <w:color w:val="000000" w:themeColor="text1"/>
        </w:rPr>
        <w:t>）与峰值内存占用（</w:t>
      </w:r>
      <w:r w:rsidRPr="009025C3">
        <w:rPr>
          <w:rFonts w:cs="Times New Roman"/>
          <w:color w:val="000000" w:themeColor="text1"/>
        </w:rPr>
        <w:t>MB</w:t>
      </w:r>
      <w:r w:rsidRPr="009025C3">
        <w:rPr>
          <w:rFonts w:cs="Times New Roman"/>
          <w:color w:val="000000" w:themeColor="text1"/>
        </w:rPr>
        <w:t>）。训练时间反映不同</w:t>
      </w:r>
      <w:r w:rsidRPr="009025C3">
        <w:rPr>
          <w:rFonts w:cs="Times New Roman"/>
          <w:color w:val="000000" w:themeColor="text1"/>
        </w:rPr>
        <w:t xml:space="preserve"> (T, H) </w:t>
      </w:r>
      <w:r w:rsidRPr="009025C3">
        <w:rPr>
          <w:rFonts w:cs="Times New Roman"/>
          <w:color w:val="000000" w:themeColor="text1"/>
        </w:rPr>
        <w:t>下达到收敛所需的算力，与自注意力</w:t>
      </w:r>
      <m:oMath>
        <m:r>
          <w:rPr>
            <w:rFonts w:ascii="Cambria Math" w:hAnsi="Cambria Math" w:cs="Times New Roman"/>
            <w:color w:val="000000" w:themeColor="text1"/>
          </w:rPr>
          <m:t>O(</m:t>
        </m:r>
        <m:sSup>
          <m:sSupPr>
            <m:ctrlPr>
              <w:rPr>
                <w:rFonts w:ascii="Cambria Math" w:hAnsi="Cambria Math" w:cs="Times New Roman"/>
                <w:i/>
                <w:color w:val="000000" w:themeColor="text1"/>
              </w:rPr>
            </m:ctrlPr>
          </m:sSupPr>
          <m:e>
            <m:r>
              <w:rPr>
                <w:rFonts w:ascii="Cambria Math" w:hAnsi="Cambria Math" w:cs="Times New Roman"/>
                <w:color w:val="000000" w:themeColor="text1"/>
              </w:rPr>
              <m:t>T</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9025C3">
        <w:rPr>
          <w:rFonts w:cs="Times New Roman"/>
          <w:color w:val="000000" w:themeColor="text1"/>
        </w:rPr>
        <w:t>及输出维度</w:t>
      </w:r>
      <m:oMath>
        <m:r>
          <w:rPr>
            <w:rFonts w:ascii="Cambria Math" w:hAnsi="Cambria Math" w:cs="Times New Roman"/>
            <w:color w:val="000000" w:themeColor="text1"/>
          </w:rPr>
          <m:t>O(H)</m:t>
        </m:r>
      </m:oMath>
      <w:r w:rsidRPr="009025C3">
        <w:rPr>
          <w:rFonts w:cs="Times New Roman"/>
          <w:color w:val="000000" w:themeColor="text1"/>
        </w:rPr>
        <w:t>的缩放一致，是配置选型时的重要约束；推理时间决定实时或准实时部署时的延迟上限；内存占用则制约可部署的硬件与批大小。三者共同刻画不同时间尺度配置下的可部署性与资源成本，为</w:t>
      </w:r>
      <w:r w:rsidR="00F11836">
        <w:rPr>
          <w:rFonts w:cs="Times New Roman" w:hint="eastAsia"/>
          <w:color w:val="000000" w:themeColor="text1"/>
        </w:rPr>
        <w:t>后续</w:t>
      </w:r>
      <w:r w:rsidRPr="009025C3">
        <w:rPr>
          <w:rFonts w:cs="Times New Roman"/>
          <w:color w:val="000000" w:themeColor="text1"/>
        </w:rPr>
        <w:t>精度</w:t>
      </w:r>
      <w:r w:rsidRPr="009025C3">
        <w:rPr>
          <w:rFonts w:cs="Times New Roman"/>
          <w:color w:val="000000" w:themeColor="text1"/>
        </w:rPr>
        <w:t>–</w:t>
      </w:r>
      <w:r w:rsidRPr="009025C3">
        <w:rPr>
          <w:rFonts w:cs="Times New Roman"/>
          <w:color w:val="000000" w:themeColor="text1"/>
        </w:rPr>
        <w:t>效率权衡分析提供依据。</w:t>
      </w:r>
    </w:p>
    <w:p w14:paraId="3EBB98F3" w14:textId="69665462" w:rsidR="008D7CE8" w:rsidRPr="0026769C" w:rsidRDefault="0026769C" w:rsidP="0026769C">
      <w:pPr>
        <w:rPr>
          <w:rFonts w:ascii="SimHei" w:eastAsia="SimHei" w:hAnsi="SimHei" w:cs="方正黑体简体"/>
          <w:kern w:val="0"/>
          <w:sz w:val="24"/>
        </w:rPr>
      </w:pPr>
      <w:r w:rsidRPr="0026769C">
        <w:rPr>
          <w:rFonts w:ascii="SimHei" w:eastAsia="SimHei" w:hAnsi="SimHei" w:cs="方正黑体简体" w:hint="eastAsia"/>
          <w:kern w:val="0"/>
          <w:sz w:val="24"/>
        </w:rPr>
        <w:t>2</w:t>
      </w:r>
      <w:r>
        <w:rPr>
          <w:rFonts w:ascii="SimHei" w:eastAsia="SimHei" w:hAnsi="SimHei" w:cs="方正黑体简体"/>
          <w:kern w:val="0"/>
          <w:sz w:val="24"/>
        </w:rPr>
        <w:t xml:space="preserve"> </w:t>
      </w:r>
      <w:r w:rsidR="008D7CE8" w:rsidRPr="0026769C">
        <w:rPr>
          <w:rFonts w:ascii="SimHei" w:eastAsia="SimHei" w:hAnsi="SimHei" w:cs="方正黑体简体"/>
          <w:kern w:val="0"/>
          <w:sz w:val="24"/>
        </w:rPr>
        <w:t>实验设计</w:t>
      </w:r>
    </w:p>
    <w:p w14:paraId="744C5FAC" w14:textId="77777777"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本节说明实验目标、时间尺度配置的设计依据、样本与数据划分、训练与评估设置，以保证结果可复现且组间可比，并确保实验设计能回答</w:t>
      </w:r>
      <w:r w:rsidRPr="008D7CE8">
        <w:rPr>
          <w:rFonts w:cs="Times New Roman"/>
          <w:color w:val="000000" w:themeColor="text1"/>
        </w:rPr>
        <w:t>“</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如何联合影响精度与效率</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如何从理论角度解释这些影响</w:t>
      </w:r>
      <w:r w:rsidRPr="008D7CE8">
        <w:rPr>
          <w:rFonts w:cs="Times New Roman"/>
          <w:color w:val="000000" w:themeColor="text1"/>
        </w:rPr>
        <w:t>”</w:t>
      </w:r>
      <w:r w:rsidRPr="008D7CE8">
        <w:rPr>
          <w:rFonts w:cs="Times New Roman"/>
          <w:color w:val="000000" w:themeColor="text1"/>
        </w:rPr>
        <w:t>。</w:t>
      </w:r>
    </w:p>
    <w:p w14:paraId="4A3C9365" w14:textId="78E75A94"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实验目标：在统一数据与模型前提下，系统改变输入序列长度</w:t>
      </w:r>
      <w:r w:rsidRPr="008D7CE8">
        <w:rPr>
          <w:rFonts w:cs="Times New Roman"/>
          <w:color w:val="000000" w:themeColor="text1"/>
        </w:rPr>
        <w:t xml:space="preserve"> </w:t>
      </w:r>
      <w:r w:rsidRPr="00B63AD3">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与预测长度</w:t>
      </w:r>
      <w:r w:rsidRPr="008D7CE8">
        <w:rPr>
          <w:rFonts w:cs="Times New Roman"/>
          <w:color w:val="000000" w:themeColor="text1"/>
        </w:rPr>
        <w:t xml:space="preserve"> </w:t>
      </w:r>
      <w:r w:rsidRPr="00B63AD3">
        <w:rPr>
          <w:rFonts w:cs="Times New Roman"/>
          <w:i/>
          <w:iCs/>
          <w:color w:val="000000" w:themeColor="text1"/>
        </w:rPr>
        <w:t>H</w:t>
      </w:r>
      <w:r w:rsidRPr="008D7CE8">
        <w:rPr>
          <w:rFonts w:cs="Times New Roman"/>
          <w:color w:val="000000" w:themeColor="text1"/>
        </w:rPr>
        <w:t>，量化二者对预测精度（</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）与计算效率（训练时间、推理时间、内存占用）的影响，为工程中的配置选型提供实证依据，并支撑</w:t>
      </w:r>
      <w:r w:rsidR="003A65E4">
        <w:rPr>
          <w:rFonts w:cs="Times New Roman" w:hint="eastAsia"/>
          <w:color w:val="000000" w:themeColor="text1"/>
        </w:rPr>
        <w:t>后续</w:t>
      </w:r>
      <w:r w:rsidRPr="008D7CE8">
        <w:rPr>
          <w:rFonts w:cs="Times New Roman"/>
          <w:color w:val="000000" w:themeColor="text1"/>
        </w:rPr>
        <w:t>对精度</w:t>
      </w:r>
      <w:r w:rsidRPr="008D7CE8">
        <w:rPr>
          <w:rFonts w:cs="Times New Roman"/>
          <w:color w:val="000000" w:themeColor="text1"/>
        </w:rPr>
        <w:t>–</w:t>
      </w:r>
      <w:r w:rsidRPr="008D7CE8">
        <w:rPr>
          <w:rFonts w:cs="Times New Roman"/>
          <w:color w:val="000000" w:themeColor="text1"/>
        </w:rPr>
        <w:t>效率权衡、模型适用边界及</w:t>
      </w:r>
      <w:r w:rsidRPr="008D7CE8">
        <w:rPr>
          <w:rFonts w:cs="Times New Roman"/>
          <w:color w:val="000000" w:themeColor="text1"/>
        </w:rPr>
        <w:t>“</w:t>
      </w:r>
      <w:r w:rsidRPr="008D7CE8">
        <w:rPr>
          <w:rFonts w:cs="Times New Roman"/>
          <w:color w:val="000000" w:themeColor="text1"/>
        </w:rPr>
        <w:t>信息瓶颈</w:t>
      </w:r>
      <w:r w:rsidRPr="008D7CE8">
        <w:rPr>
          <w:rFonts w:cs="Times New Roman"/>
          <w:color w:val="000000" w:themeColor="text1"/>
        </w:rPr>
        <w:t>–</w:t>
      </w:r>
      <w:r w:rsidRPr="008D7CE8">
        <w:rPr>
          <w:rFonts w:cs="Times New Roman"/>
          <w:color w:val="000000" w:themeColor="text1"/>
        </w:rPr>
        <w:t>可预测性时域</w:t>
      </w:r>
      <w:r w:rsidRPr="008D7CE8">
        <w:rPr>
          <w:rFonts w:cs="Times New Roman"/>
          <w:color w:val="000000" w:themeColor="text1"/>
        </w:rPr>
        <w:t>”</w:t>
      </w:r>
      <w:r w:rsidRPr="008D7CE8">
        <w:rPr>
          <w:rFonts w:cs="Times New Roman"/>
          <w:color w:val="000000" w:themeColor="text1"/>
        </w:rPr>
        <w:t>解释的讨论。设计上需满足：（</w:t>
      </w:r>
      <w:r w:rsidRPr="008D7CE8">
        <w:rPr>
          <w:rFonts w:cs="Times New Roman"/>
          <w:color w:val="000000" w:themeColor="text1"/>
        </w:rPr>
        <w:t>1</w:t>
      </w:r>
      <w:r w:rsidRPr="008D7CE8">
        <w:rPr>
          <w:rFonts w:cs="Times New Roman"/>
          <w:color w:val="000000" w:themeColor="text1"/>
        </w:rPr>
        <w:t>）</w:t>
      </w:r>
      <w:r w:rsidRPr="00B63AD3">
        <w:rPr>
          <w:rFonts w:cs="Times New Roman"/>
          <w:i/>
          <w:iCs/>
          <w:color w:val="000000" w:themeColor="text1"/>
        </w:rPr>
        <w:t>T</w:t>
      </w:r>
      <w:r w:rsidRPr="00B63AD3">
        <w:rPr>
          <w:rFonts w:cs="Times New Roman"/>
          <w:i/>
          <w:iCs/>
          <w:color w:val="000000" w:themeColor="text1"/>
        </w:rPr>
        <w:t>、</w:t>
      </w:r>
      <w:r w:rsidRPr="00B63AD3">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均有足够跨度，以覆盖从</w:t>
      </w:r>
      <w:r w:rsidRPr="008D7CE8">
        <w:rPr>
          <w:rFonts w:cs="Times New Roman"/>
          <w:color w:val="000000" w:themeColor="text1"/>
        </w:rPr>
        <w:t>“</w:t>
      </w:r>
      <w:r w:rsidRPr="008D7CE8">
        <w:rPr>
          <w:rFonts w:cs="Times New Roman"/>
          <w:color w:val="000000" w:themeColor="text1"/>
        </w:rPr>
        <w:t>极短历史</w:t>
      </w:r>
      <w:r w:rsidRPr="008D7CE8">
        <w:rPr>
          <w:rFonts w:cs="Times New Roman"/>
          <w:color w:val="000000" w:themeColor="text1"/>
        </w:rPr>
        <w:t>/</w:t>
      </w:r>
      <w:r w:rsidRPr="008D7CE8">
        <w:rPr>
          <w:rFonts w:cs="Times New Roman"/>
          <w:color w:val="000000" w:themeColor="text1"/>
        </w:rPr>
        <w:t>单步预测</w:t>
      </w:r>
      <w:r w:rsidRPr="008D7CE8">
        <w:rPr>
          <w:rFonts w:cs="Times New Roman"/>
          <w:color w:val="000000" w:themeColor="text1"/>
        </w:rPr>
        <w:t>”</w:t>
      </w:r>
      <w:r w:rsidRPr="008D7CE8">
        <w:rPr>
          <w:rFonts w:cs="Times New Roman"/>
          <w:color w:val="000000" w:themeColor="text1"/>
        </w:rPr>
        <w:t>到</w:t>
      </w:r>
      <w:r w:rsidRPr="008D7CE8">
        <w:rPr>
          <w:rFonts w:cs="Times New Roman"/>
          <w:color w:val="000000" w:themeColor="text1"/>
        </w:rPr>
        <w:t>“</w:t>
      </w:r>
      <w:r w:rsidRPr="008D7CE8">
        <w:rPr>
          <w:rFonts w:cs="Times New Roman"/>
          <w:color w:val="000000" w:themeColor="text1"/>
        </w:rPr>
        <w:t>长历史</w:t>
      </w:r>
      <w:r w:rsidRPr="008D7CE8">
        <w:rPr>
          <w:rFonts w:cs="Times New Roman"/>
          <w:color w:val="000000" w:themeColor="text1"/>
        </w:rPr>
        <w:t>/</w:t>
      </w:r>
      <w:r w:rsidRPr="008D7CE8">
        <w:rPr>
          <w:rFonts w:cs="Times New Roman"/>
          <w:color w:val="000000" w:themeColor="text1"/>
        </w:rPr>
        <w:t>长预测</w:t>
      </w:r>
      <w:r w:rsidRPr="008D7CE8">
        <w:rPr>
          <w:rFonts w:cs="Times New Roman"/>
          <w:color w:val="000000" w:themeColor="text1"/>
        </w:rPr>
        <w:t>”</w:t>
      </w:r>
      <w:r w:rsidRPr="008D7CE8">
        <w:rPr>
          <w:rFonts w:cs="Times New Roman"/>
          <w:color w:val="000000" w:themeColor="text1"/>
        </w:rPr>
        <w:t>的典型场景；（</w:t>
      </w:r>
      <w:r w:rsidRPr="008D7CE8">
        <w:rPr>
          <w:rFonts w:cs="Times New Roman"/>
          <w:color w:val="000000" w:themeColor="text1"/>
        </w:rPr>
        <w:t>2</w:t>
      </w:r>
      <w:r w:rsidRPr="008D7CE8">
        <w:rPr>
          <w:rFonts w:cs="Times New Roman"/>
          <w:color w:val="000000" w:themeColor="text1"/>
        </w:rPr>
        <w:t>）组间除</w:t>
      </w:r>
      <w:r w:rsidRPr="008D7CE8">
        <w:rPr>
          <w:rFonts w:cs="Times New Roman"/>
          <w:color w:val="000000" w:themeColor="text1"/>
        </w:rPr>
        <w:t xml:space="preserve"> (</w:t>
      </w:r>
      <w:r w:rsidRPr="00B63AD3">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外其余条件一致，使差异可归因于时间尺度配置；（</w:t>
      </w:r>
      <w:r w:rsidRPr="008D7CE8">
        <w:rPr>
          <w:rFonts w:cs="Times New Roman"/>
          <w:color w:val="000000" w:themeColor="text1"/>
        </w:rPr>
        <w:t>3</w:t>
      </w:r>
      <w:r w:rsidRPr="008D7CE8">
        <w:rPr>
          <w:rFonts w:cs="Times New Roman"/>
          <w:color w:val="000000" w:themeColor="text1"/>
        </w:rPr>
        <w:t>）指标同时包含精度与计算成本，以便提炼选型原则。</w:t>
      </w:r>
    </w:p>
    <w:p w14:paraId="4AE408EA" w14:textId="3A3A97B0" w:rsidR="008D7CE8" w:rsidRDefault="008D7CE8" w:rsidP="008D7CE8">
      <w:pPr>
        <w:ind w:firstLineChars="200" w:firstLine="420"/>
        <w:rPr>
          <w:ins w:id="67" w:author="#CUI SHUAIWEN#" w:date="2026-02-12T23:59:00Z" w16du:dateUtc="2026-02-12T15:59:00Z"/>
          <w:rFonts w:cs="Times New Roman"/>
          <w:color w:val="000000" w:themeColor="text1"/>
        </w:rPr>
      </w:pPr>
      <w:r w:rsidRPr="008D7CE8">
        <w:rPr>
          <w:rFonts w:cs="Times New Roman"/>
          <w:color w:val="000000" w:themeColor="text1"/>
        </w:rPr>
        <w:t>时间尺度配置：工程中需根据应用场景选择</w:t>
      </w:r>
      <w:r w:rsidRPr="008D7CE8">
        <w:rPr>
          <w:rFonts w:cs="Times New Roman"/>
          <w:color w:val="000000" w:themeColor="text1"/>
        </w:rPr>
        <w:t>“</w:t>
      </w:r>
      <w:r w:rsidRPr="008D7CE8">
        <w:rPr>
          <w:rFonts w:cs="Times New Roman"/>
          <w:color w:val="000000" w:themeColor="text1"/>
        </w:rPr>
        <w:t>用多长历史（</w:t>
      </w:r>
      <w:r w:rsidRPr="008C6824">
        <w:rPr>
          <w:rFonts w:cs="Times New Roman"/>
          <w:i/>
          <w:iCs/>
          <w:color w:val="000000" w:themeColor="text1"/>
        </w:rPr>
        <w:t>T</w:t>
      </w:r>
      <w:r w:rsidRPr="008D7CE8">
        <w:rPr>
          <w:rFonts w:cs="Times New Roman"/>
          <w:color w:val="000000" w:themeColor="text1"/>
        </w:rPr>
        <w:t>）、预测多远（</w:t>
      </w:r>
      <w:r w:rsidRPr="008C6824">
        <w:rPr>
          <w:rFonts w:cs="Times New Roman"/>
          <w:i/>
          <w:iCs/>
          <w:color w:val="000000" w:themeColor="text1"/>
        </w:rPr>
        <w:t>H</w:t>
      </w:r>
      <w:r w:rsidRPr="008D7CE8">
        <w:rPr>
          <w:rFonts w:cs="Times New Roman"/>
          <w:color w:val="000000" w:themeColor="text1"/>
        </w:rPr>
        <w:t>）</w:t>
      </w:r>
      <w:r w:rsidRPr="008D7CE8">
        <w:rPr>
          <w:rFonts w:cs="Times New Roman"/>
          <w:color w:val="000000" w:themeColor="text1"/>
        </w:rPr>
        <w:t>”</w:t>
      </w:r>
      <w:r w:rsidRPr="008D7CE8">
        <w:rPr>
          <w:rFonts w:cs="Times New Roman"/>
          <w:color w:val="000000" w:themeColor="text1"/>
        </w:rPr>
        <w:t>，不同</w:t>
      </w:r>
      <w:r w:rsidRPr="008D7CE8">
        <w:rPr>
          <w:rFonts w:cs="Times New Roman"/>
          <w:color w:val="000000" w:themeColor="text1"/>
        </w:rPr>
        <w:t xml:space="preserve"> (</w:t>
      </w:r>
      <w:r w:rsidRPr="008C6824">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对应不同的精度</w:t>
      </w:r>
      <w:r w:rsidRPr="008D7CE8">
        <w:rPr>
          <w:rFonts w:cs="Times New Roman"/>
          <w:color w:val="000000" w:themeColor="text1"/>
        </w:rPr>
        <w:t>–</w:t>
      </w:r>
      <w:r w:rsidRPr="008D7CE8">
        <w:rPr>
          <w:rFonts w:cs="Times New Roman"/>
          <w:color w:val="000000" w:themeColor="text1"/>
        </w:rPr>
        <w:t>成本权衡与适用场景，但此前缺乏在同一数据与模型下的系统对比。为给出配置选型的定量依据，本文固定其他条件，将输入序列长度</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取</w:t>
      </w:r>
      <w:r w:rsidRPr="008D7CE8">
        <w:rPr>
          <w:rFonts w:cs="Times New Roman"/>
          <w:color w:val="000000" w:themeColor="text1"/>
        </w:rPr>
        <w:t xml:space="preserve"> 6</w:t>
      </w:r>
      <w:r w:rsidRPr="008D7CE8">
        <w:rPr>
          <w:rFonts w:cs="Times New Roman"/>
          <w:color w:val="000000" w:themeColor="text1"/>
        </w:rPr>
        <w:t>、</w:t>
      </w:r>
      <w:r w:rsidRPr="008D7CE8">
        <w:rPr>
          <w:rFonts w:cs="Times New Roman"/>
          <w:color w:val="000000" w:themeColor="text1"/>
        </w:rPr>
        <w:t>30</w:t>
      </w:r>
      <w:r w:rsidRPr="008D7CE8">
        <w:rPr>
          <w:rFonts w:cs="Times New Roman"/>
          <w:color w:val="000000" w:themeColor="text1"/>
        </w:rPr>
        <w:t>、</w:t>
      </w:r>
      <w:r w:rsidRPr="008D7CE8">
        <w:rPr>
          <w:rFonts w:cs="Times New Roman"/>
          <w:color w:val="000000" w:themeColor="text1"/>
        </w:rPr>
        <w:t>60</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步，预测长度</w:t>
      </w:r>
      <w:r w:rsidRPr="008D7CE8">
        <w:rPr>
          <w:rFonts w:cs="Times New Roman"/>
          <w:color w:val="000000" w:themeColor="text1"/>
        </w:rPr>
        <w:t xml:space="preserve"> </w:t>
      </w:r>
      <w:r w:rsidRPr="00FA004D">
        <w:rPr>
          <w:rFonts w:cs="Times New Roman"/>
          <w:i/>
          <w:iCs/>
          <w:color w:val="000000" w:themeColor="text1"/>
        </w:rPr>
        <w:t xml:space="preserve">H </w:t>
      </w:r>
      <w:r w:rsidRPr="008D7CE8">
        <w:rPr>
          <w:rFonts w:cs="Times New Roman"/>
          <w:color w:val="000000" w:themeColor="text1"/>
        </w:rPr>
        <w:t>取</w:t>
      </w:r>
      <w:r w:rsidRPr="008D7CE8">
        <w:rPr>
          <w:rFonts w:cs="Times New Roman"/>
          <w:color w:val="000000" w:themeColor="text1"/>
        </w:rPr>
        <w:t xml:space="preserve"> 1</w:t>
      </w:r>
      <w:r w:rsidRPr="008D7CE8">
        <w:rPr>
          <w:rFonts w:cs="Times New Roman"/>
          <w:color w:val="000000" w:themeColor="text1"/>
        </w:rPr>
        <w:t>、</w:t>
      </w:r>
      <w:r w:rsidRPr="008D7CE8">
        <w:rPr>
          <w:rFonts w:cs="Times New Roman"/>
          <w:color w:val="000000" w:themeColor="text1"/>
        </w:rPr>
        <w:t>6</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步，构成</w:t>
      </w:r>
      <w:r w:rsidRPr="008D7CE8">
        <w:rPr>
          <w:rFonts w:cs="Times New Roman"/>
          <w:color w:val="000000" w:themeColor="text1"/>
        </w:rPr>
        <w:t xml:space="preserve"> 5×4</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组配置。</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的选取覆盖从约</w:t>
      </w:r>
      <w:r w:rsidRPr="008D7CE8">
        <w:rPr>
          <w:rFonts w:cs="Times New Roman"/>
          <w:color w:val="000000" w:themeColor="text1"/>
        </w:rPr>
        <w:t xml:space="preserve"> 0.5 </w:t>
      </w:r>
      <w:r w:rsidRPr="008D7CE8">
        <w:rPr>
          <w:rFonts w:cs="Times New Roman"/>
          <w:color w:val="000000" w:themeColor="text1"/>
        </w:rPr>
        <w:t>分钟（</w:t>
      </w:r>
      <w:r w:rsidRPr="008D7CE8">
        <w:rPr>
          <w:rFonts w:cs="Times New Roman"/>
          <w:color w:val="000000" w:themeColor="text1"/>
        </w:rPr>
        <w:t xml:space="preserve">6 </w:t>
      </w:r>
      <w:r w:rsidRPr="008D7CE8">
        <w:rPr>
          <w:rFonts w:cs="Times New Roman"/>
          <w:color w:val="000000" w:themeColor="text1"/>
        </w:rPr>
        <w:t>步）到</w:t>
      </w:r>
      <w:r w:rsidRPr="008D7CE8">
        <w:rPr>
          <w:rFonts w:cs="Times New Roman"/>
          <w:color w:val="000000" w:themeColor="text1"/>
        </w:rPr>
        <w:t xml:space="preserve"> 30 </w:t>
      </w:r>
      <w:r w:rsidRPr="008D7CE8">
        <w:rPr>
          <w:rFonts w:cs="Times New Roman"/>
          <w:color w:val="000000" w:themeColor="text1"/>
        </w:rPr>
        <w:t>分钟（</w:t>
      </w:r>
      <w:r w:rsidRPr="008D7CE8">
        <w:rPr>
          <w:rFonts w:cs="Times New Roman"/>
          <w:color w:val="000000" w:themeColor="text1"/>
        </w:rPr>
        <w:t xml:space="preserve">360 </w:t>
      </w:r>
      <w:r w:rsidRPr="008D7CE8">
        <w:rPr>
          <w:rFonts w:cs="Times New Roman"/>
          <w:color w:val="000000" w:themeColor="text1"/>
        </w:rPr>
        <w:t>步）的历史窗口，便于观察</w:t>
      </w:r>
      <w:r w:rsidRPr="008D7CE8">
        <w:rPr>
          <w:rFonts w:cs="Times New Roman"/>
          <w:color w:val="000000" w:themeColor="text1"/>
        </w:rPr>
        <w:t>“</w:t>
      </w:r>
      <w:r w:rsidRPr="008D7CE8">
        <w:rPr>
          <w:rFonts w:cs="Times New Roman"/>
          <w:color w:val="000000" w:themeColor="text1"/>
        </w:rPr>
        <w:t>输入长度边际收益</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过长输入是否带来精度提升</w:t>
      </w:r>
      <w:r w:rsidRPr="008D7CE8">
        <w:rPr>
          <w:rFonts w:cs="Times New Roman"/>
          <w:color w:val="000000" w:themeColor="text1"/>
        </w:rPr>
        <w:t>”</w:t>
      </w:r>
      <w:r w:rsidRPr="008D7CE8">
        <w:rPr>
          <w:rFonts w:cs="Times New Roman"/>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的选取覆盖单步（</w:t>
      </w:r>
      <w:r w:rsidRPr="008D7CE8">
        <w:rPr>
          <w:rFonts w:cs="Times New Roman"/>
          <w:color w:val="000000" w:themeColor="text1"/>
        </w:rPr>
        <w:t>5 s</w:t>
      </w:r>
      <w:r w:rsidRPr="008D7CE8">
        <w:rPr>
          <w:rFonts w:cs="Times New Roman"/>
          <w:color w:val="000000" w:themeColor="text1"/>
        </w:rPr>
        <w:t>）、短步（</w:t>
      </w:r>
      <w:r w:rsidRPr="008D7CE8">
        <w:rPr>
          <w:rFonts w:cs="Times New Roman"/>
          <w:color w:val="000000" w:themeColor="text1"/>
        </w:rPr>
        <w:t>30 s</w:t>
      </w:r>
      <w:r w:rsidRPr="008D7CE8">
        <w:rPr>
          <w:rFonts w:cs="Times New Roman"/>
          <w:color w:val="000000" w:themeColor="text1"/>
        </w:rPr>
        <w:t>）、中长（</w:t>
      </w:r>
      <w:r w:rsidRPr="008D7CE8">
        <w:rPr>
          <w:rFonts w:cs="Times New Roman"/>
          <w:color w:val="000000" w:themeColor="text1"/>
        </w:rPr>
        <w:t>10 min</w:t>
      </w:r>
      <w:r w:rsidRPr="008D7CE8">
        <w:rPr>
          <w:rFonts w:cs="Times New Roman"/>
          <w:color w:val="000000" w:themeColor="text1"/>
        </w:rPr>
        <w:t>）与长时（</w:t>
      </w:r>
      <w:r w:rsidRPr="008D7CE8">
        <w:rPr>
          <w:rFonts w:cs="Times New Roman"/>
          <w:color w:val="000000" w:themeColor="text1"/>
        </w:rPr>
        <w:t>30 min</w:t>
      </w:r>
      <w:r w:rsidRPr="008D7CE8">
        <w:rPr>
          <w:rFonts w:cs="Times New Roman"/>
          <w:color w:val="000000" w:themeColor="text1"/>
        </w:rPr>
        <w:t>）预测，便于验证</w:t>
      </w:r>
      <w:r w:rsidRPr="008D7CE8">
        <w:rPr>
          <w:rFonts w:cs="Times New Roman"/>
          <w:color w:val="000000" w:themeColor="text1"/>
        </w:rPr>
        <w:t>“</w:t>
      </w:r>
      <w:r w:rsidRPr="008D7CE8">
        <w:rPr>
          <w:rFonts w:cs="Times New Roman"/>
          <w:color w:val="000000" w:themeColor="text1"/>
        </w:rPr>
        <w:t>预测长度主导</w:t>
      </w:r>
      <w:r w:rsidRPr="008D7CE8">
        <w:rPr>
          <w:rFonts w:cs="Times New Roman"/>
          <w:color w:val="000000" w:themeColor="text1"/>
        </w:rPr>
        <w:lastRenderedPageBreak/>
        <w:t>精度</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输入</w:t>
      </w:r>
      <w:r w:rsidRPr="008D7CE8">
        <w:rPr>
          <w:rFonts w:cs="Times New Roman"/>
          <w:color w:val="000000" w:themeColor="text1"/>
        </w:rPr>
        <w:t>–</w:t>
      </w:r>
      <w:r w:rsidRPr="008D7CE8">
        <w:rPr>
          <w:rFonts w:cs="Times New Roman"/>
          <w:color w:val="000000" w:themeColor="text1"/>
        </w:rPr>
        <w:t>预测长度匹配</w:t>
      </w:r>
      <w:r w:rsidRPr="008D7CE8">
        <w:rPr>
          <w:rFonts w:cs="Times New Roman"/>
          <w:color w:val="000000" w:themeColor="text1"/>
        </w:rPr>
        <w:t>”</w:t>
      </w:r>
      <w:r w:rsidRPr="008D7CE8">
        <w:rPr>
          <w:rFonts w:cs="Times New Roman"/>
          <w:color w:val="000000" w:themeColor="text1"/>
        </w:rPr>
        <w:t>的效应。时间步长为</w:t>
      </w:r>
      <w:r w:rsidRPr="008D7CE8">
        <w:rPr>
          <w:rFonts w:cs="Times New Roman"/>
          <w:color w:val="000000" w:themeColor="text1"/>
        </w:rPr>
        <w:t xml:space="preserve"> 5 s</w:t>
      </w:r>
      <w:r w:rsidRPr="008D7CE8">
        <w:rPr>
          <w:rFonts w:cs="Times New Roman"/>
          <w:color w:val="000000" w:themeColor="text1"/>
        </w:rPr>
        <w:t>，故上述</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0.5</w:t>
      </w:r>
      <w:r w:rsidRPr="008D7CE8">
        <w:rPr>
          <w:rFonts w:cs="Times New Roman"/>
          <w:color w:val="000000" w:themeColor="text1"/>
        </w:rPr>
        <w:t>、</w:t>
      </w:r>
      <w:r w:rsidRPr="008D7CE8">
        <w:rPr>
          <w:rFonts w:cs="Times New Roman"/>
          <w:color w:val="000000" w:themeColor="text1"/>
        </w:rPr>
        <w:t>2.5</w:t>
      </w:r>
      <w:r w:rsidRPr="008D7CE8">
        <w:rPr>
          <w:rFonts w:cs="Times New Roman"/>
          <w:color w:val="000000" w:themeColor="text1"/>
        </w:rPr>
        <w:t>、</w:t>
      </w:r>
      <w:r w:rsidRPr="008D7CE8">
        <w:rPr>
          <w:rFonts w:cs="Times New Roman"/>
          <w:color w:val="000000" w:themeColor="text1"/>
        </w:rPr>
        <w:t>5</w:t>
      </w:r>
      <w:r w:rsidRPr="008D7CE8">
        <w:rPr>
          <w:rFonts w:cs="Times New Roman"/>
          <w:color w:val="000000" w:themeColor="text1"/>
        </w:rPr>
        <w:t>、</w:t>
      </w:r>
      <w:r w:rsidRPr="008D7CE8">
        <w:rPr>
          <w:rFonts w:cs="Times New Roman"/>
          <w:color w:val="000000" w:themeColor="text1"/>
        </w:rPr>
        <w:t>10</w:t>
      </w:r>
      <w:r w:rsidRPr="008D7CE8">
        <w:rPr>
          <w:rFonts w:cs="Times New Roman"/>
          <w:color w:val="000000" w:themeColor="text1"/>
        </w:rPr>
        <w:t>、</w:t>
      </w:r>
      <w:r w:rsidRPr="008D7CE8">
        <w:rPr>
          <w:rFonts w:cs="Times New Roman"/>
          <w:color w:val="000000" w:themeColor="text1"/>
        </w:rPr>
        <w:t xml:space="preserve">30 </w:t>
      </w:r>
      <w:r w:rsidRPr="008D7CE8">
        <w:rPr>
          <w:rFonts w:cs="Times New Roman"/>
          <w:color w:val="000000" w:themeColor="text1"/>
        </w:rPr>
        <w:t>分钟历史，</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5 s</w:t>
      </w:r>
      <w:r w:rsidRPr="008D7CE8">
        <w:rPr>
          <w:rFonts w:cs="Times New Roman"/>
          <w:color w:val="000000" w:themeColor="text1"/>
        </w:rPr>
        <w:t>、</w:t>
      </w:r>
      <w:r w:rsidRPr="008D7CE8">
        <w:rPr>
          <w:rFonts w:cs="Times New Roman"/>
          <w:color w:val="000000" w:themeColor="text1"/>
        </w:rPr>
        <w:t>30 s</w:t>
      </w:r>
      <w:r w:rsidRPr="008D7CE8">
        <w:rPr>
          <w:rFonts w:cs="Times New Roman"/>
          <w:color w:val="000000" w:themeColor="text1"/>
        </w:rPr>
        <w:t>、</w:t>
      </w:r>
      <w:r w:rsidRPr="008D7CE8">
        <w:rPr>
          <w:rFonts w:cs="Times New Roman"/>
          <w:color w:val="000000" w:themeColor="text1"/>
        </w:rPr>
        <w:t>10 min</w:t>
      </w:r>
      <w:r w:rsidRPr="008D7CE8">
        <w:rPr>
          <w:rFonts w:cs="Times New Roman"/>
          <w:color w:val="000000" w:themeColor="text1"/>
        </w:rPr>
        <w:t>、</w:t>
      </w:r>
      <w:r w:rsidRPr="008D7CE8">
        <w:rPr>
          <w:rFonts w:cs="Times New Roman"/>
          <w:color w:val="000000" w:themeColor="text1"/>
        </w:rPr>
        <w:t xml:space="preserve">30 min </w:t>
      </w:r>
      <w:r w:rsidRPr="008D7CE8">
        <w:rPr>
          <w:rFonts w:cs="Times New Roman"/>
          <w:color w:val="000000" w:themeColor="text1"/>
        </w:rPr>
        <w:t>预测跨度。每组</w:t>
      </w:r>
      <w:r w:rsidRPr="008D7CE8">
        <w:rPr>
          <w:rFonts w:cs="Times New Roman"/>
          <w:color w:val="000000" w:themeColor="text1"/>
        </w:rPr>
        <w:t xml:space="preserve"> (</w:t>
      </w:r>
      <w:r w:rsidRPr="00FA004D">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独立训练一个模型并单独评估，不共享参数，以便直接比较不同时间尺度组合下的精度与效率，并避免</w:t>
      </w:r>
      <w:r w:rsidRPr="008D7CE8">
        <w:rPr>
          <w:rFonts w:cs="Times New Roman"/>
          <w:color w:val="000000" w:themeColor="text1"/>
        </w:rPr>
        <w:t>“</w:t>
      </w:r>
      <w:r w:rsidRPr="008D7CE8">
        <w:rPr>
          <w:rFonts w:cs="Times New Roman"/>
          <w:color w:val="000000" w:themeColor="text1"/>
        </w:rPr>
        <w:t>多任务</w:t>
      </w:r>
      <w:r w:rsidRPr="008D7CE8">
        <w:rPr>
          <w:rFonts w:cs="Times New Roman"/>
          <w:color w:val="000000" w:themeColor="text1"/>
        </w:rPr>
        <w:t>”</w:t>
      </w:r>
      <w:r w:rsidRPr="008D7CE8">
        <w:rPr>
          <w:rFonts w:cs="Times New Roman"/>
          <w:color w:val="000000" w:themeColor="text1"/>
        </w:rPr>
        <w:t>或</w:t>
      </w:r>
      <w:r w:rsidRPr="008D7CE8">
        <w:rPr>
          <w:rFonts w:cs="Times New Roman"/>
          <w:color w:val="000000" w:themeColor="text1"/>
        </w:rPr>
        <w:t>“</w:t>
      </w:r>
      <w:r w:rsidR="00FA004D" w:rsidRPr="008D7CE8">
        <w:rPr>
          <w:rFonts w:cs="Times New Roman" w:hint="eastAsia"/>
          <w:color w:val="000000" w:themeColor="text1"/>
        </w:rPr>
        <w:t>多配置</w:t>
      </w:r>
      <w:r w:rsidR="00FA004D" w:rsidRPr="008D7CE8">
        <w:rPr>
          <w:rFonts w:cs="Times New Roman"/>
          <w:color w:val="000000" w:themeColor="text1"/>
        </w:rPr>
        <w:t>”</w:t>
      </w:r>
      <w:r w:rsidR="00FA004D" w:rsidRPr="008D7CE8">
        <w:rPr>
          <w:rFonts w:cs="Times New Roman" w:hint="eastAsia"/>
          <w:color w:val="000000" w:themeColor="text1"/>
        </w:rPr>
        <w:t xml:space="preserve"> </w:t>
      </w:r>
      <w:r w:rsidR="00FA004D" w:rsidRPr="008D7CE8">
        <w:rPr>
          <w:rFonts w:cs="Times New Roman" w:hint="eastAsia"/>
          <w:color w:val="000000" w:themeColor="text1"/>
        </w:rPr>
        <w:t>联合训练带来的混淆</w:t>
      </w:r>
      <w:r w:rsidRPr="008D7CE8">
        <w:rPr>
          <w:rFonts w:cs="Times New Roman"/>
          <w:color w:val="000000" w:themeColor="text1"/>
        </w:rPr>
        <w:t>。</w:t>
      </w:r>
    </w:p>
    <w:p w14:paraId="60CD6788" w14:textId="77777777" w:rsidR="002A19E3" w:rsidRDefault="002A19E3" w:rsidP="002A19E3">
      <w:pPr>
        <w:ind w:firstLineChars="200" w:firstLine="420"/>
        <w:jc w:val="center"/>
        <w:rPr>
          <w:moveTo w:id="68" w:author="#CUI SHUAIWEN#" w:date="2026-02-12T23:59:00Z" w16du:dateUtc="2026-02-12T15:59:00Z"/>
          <w:rFonts w:cs="Times New Roman"/>
          <w:color w:val="000000" w:themeColor="text1"/>
        </w:rPr>
      </w:pPr>
      <w:moveToRangeStart w:id="69" w:author="#CUI SHUAIWEN#" w:date="2026-02-12T23:59:00Z" w:name="move221833183"/>
      <w:moveTo w:id="70" w:author="#CUI SHUAIWEN#" w:date="2026-02-12T23:59:00Z" w16du:dateUtc="2026-02-12T15:59:00Z">
        <w:r>
          <w:rPr>
            <w:noProof/>
          </w:rPr>
          <w:drawing>
            <wp:inline distT="0" distB="0" distL="0" distR="0" wp14:anchorId="66F33142" wp14:editId="1AB5B0E2">
              <wp:extent cx="2541184" cy="5632255"/>
              <wp:effectExtent l="0" t="0" r="0" b="6985"/>
              <wp:docPr id="1496417326"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5894" cy="5687023"/>
                      </a:xfrm>
                      <a:prstGeom prst="rect">
                        <a:avLst/>
                      </a:prstGeom>
                      <a:noFill/>
                      <a:ln>
                        <a:noFill/>
                      </a:ln>
                    </pic:spPr>
                  </pic:pic>
                </a:graphicData>
              </a:graphic>
            </wp:inline>
          </w:drawing>
        </w:r>
        <w:r w:rsidRPr="006930F0">
          <w:rPr>
            <w:rFonts w:eastAsia="SimHei" w:cs="Times New Roman"/>
            <w:b/>
            <w:sz w:val="18"/>
          </w:rPr>
          <w:t>图</w:t>
        </w:r>
        <w:r w:rsidRPr="006930F0">
          <w:rPr>
            <w:rFonts w:eastAsia="SimHei" w:cs="Times New Roman" w:hint="eastAsia"/>
            <w:b/>
            <w:sz w:val="18"/>
          </w:rPr>
          <w:t>2</w:t>
        </w:r>
        <w:r w:rsidRPr="006930F0">
          <w:rPr>
            <w:rFonts w:eastAsia="SimHei" w:cs="Times New Roman"/>
            <w:b/>
            <w:sz w:val="18"/>
          </w:rPr>
          <w:t xml:space="preserve"> </w:t>
        </w:r>
        <w:r w:rsidRPr="006930F0">
          <w:rPr>
            <w:rFonts w:eastAsia="SimHei" w:cs="Times New Roman"/>
            <w:b/>
            <w:sz w:val="18"/>
          </w:rPr>
          <w:t>预测精度指标在</w:t>
        </w:r>
        <w:r w:rsidRPr="006930F0">
          <w:rPr>
            <w:rFonts w:eastAsia="SimHei" w:cs="Times New Roman"/>
            <w:b/>
            <w:sz w:val="18"/>
          </w:rPr>
          <w:t xml:space="preserve"> 20 </w:t>
        </w:r>
        <w:r w:rsidRPr="006930F0">
          <w:rPr>
            <w:rFonts w:eastAsia="SimHei" w:cs="Times New Roman"/>
            <w:b/>
            <w:sz w:val="18"/>
          </w:rPr>
          <w:t>组配置下的表现</w:t>
        </w:r>
        <w:r w:rsidRPr="006930F0">
          <w:rPr>
            <w:rFonts w:eastAsia="SimHei" w:cs="Times New Roman"/>
            <w:b/>
            <w:sz w:val="18"/>
          </w:rPr>
          <w:t xml:space="preserve"> </w:t>
        </w:r>
        <w:r w:rsidRPr="006930F0">
          <w:rPr>
            <w:rFonts w:eastAsia="SimHei" w:cs="Times New Roman"/>
            <w:b/>
            <w:sz w:val="18"/>
          </w:rPr>
          <w:t>（</w:t>
        </w:r>
        <w:r w:rsidRPr="006930F0">
          <w:rPr>
            <w:rFonts w:eastAsia="SimHei" w:cs="Times New Roman"/>
            <w:b/>
            <w:sz w:val="18"/>
          </w:rPr>
          <w:t>a</w:t>
        </w:r>
        <w:r w:rsidRPr="006930F0">
          <w:rPr>
            <w:rFonts w:eastAsia="SimHei" w:cs="Times New Roman"/>
            <w:b/>
            <w:sz w:val="18"/>
          </w:rPr>
          <w:t>）</w:t>
        </w:r>
        <w:r w:rsidRPr="006930F0">
          <w:rPr>
            <w:rFonts w:eastAsia="SimHei" w:cs="Times New Roman"/>
            <w:b/>
            <w:sz w:val="18"/>
          </w:rPr>
          <w:t>R²</w:t>
        </w:r>
        <w:r w:rsidRPr="006930F0">
          <w:rPr>
            <w:rFonts w:eastAsia="SimHei" w:cs="Times New Roman"/>
            <w:b/>
            <w:sz w:val="18"/>
          </w:rPr>
          <w:t>；（</w:t>
        </w:r>
        <w:r w:rsidRPr="006930F0">
          <w:rPr>
            <w:rFonts w:eastAsia="SimHei" w:cs="Times New Roman"/>
            <w:b/>
            <w:sz w:val="18"/>
          </w:rPr>
          <w:t>b</w:t>
        </w:r>
        <w:r w:rsidRPr="006930F0">
          <w:rPr>
            <w:rFonts w:eastAsia="SimHei" w:cs="Times New Roman"/>
            <w:b/>
            <w:sz w:val="18"/>
          </w:rPr>
          <w:t>）</w:t>
        </w:r>
        <w:r w:rsidRPr="006930F0">
          <w:rPr>
            <w:rFonts w:eastAsia="SimHei" w:cs="Times New Roman"/>
            <w:b/>
            <w:sz w:val="18"/>
          </w:rPr>
          <w:t>MSE</w:t>
        </w:r>
        <w:r w:rsidRPr="006930F0">
          <w:rPr>
            <w:rFonts w:eastAsia="SimHei" w:cs="Times New Roman"/>
            <w:b/>
            <w:sz w:val="18"/>
          </w:rPr>
          <w:t>；（</w:t>
        </w:r>
        <w:r w:rsidRPr="006930F0">
          <w:rPr>
            <w:rFonts w:eastAsia="SimHei" w:cs="Times New Roman"/>
            <w:b/>
            <w:sz w:val="18"/>
          </w:rPr>
          <w:t>c</w:t>
        </w:r>
        <w:r w:rsidRPr="006930F0">
          <w:rPr>
            <w:rFonts w:eastAsia="SimHei" w:cs="Times New Roman"/>
            <w:b/>
            <w:sz w:val="18"/>
          </w:rPr>
          <w:t>）</w:t>
        </w:r>
        <w:r w:rsidRPr="006930F0">
          <w:rPr>
            <w:rFonts w:eastAsia="SimHei" w:cs="Times New Roman"/>
            <w:b/>
            <w:sz w:val="18"/>
          </w:rPr>
          <w:t>MAE</w:t>
        </w:r>
        <w:r w:rsidRPr="006930F0">
          <w:rPr>
            <w:rFonts w:eastAsia="SimHei" w:cs="Times New Roman"/>
            <w:b/>
            <w:sz w:val="18"/>
          </w:rPr>
          <w:t>；（</w:t>
        </w:r>
        <w:r w:rsidRPr="006930F0">
          <w:rPr>
            <w:rFonts w:eastAsia="SimHei" w:cs="Times New Roman"/>
            <w:b/>
            <w:sz w:val="18"/>
          </w:rPr>
          <w:t>d</w:t>
        </w:r>
        <w:r w:rsidRPr="006930F0">
          <w:rPr>
            <w:rFonts w:eastAsia="SimHei" w:cs="Times New Roman"/>
            <w:b/>
            <w:sz w:val="18"/>
          </w:rPr>
          <w:t>）</w:t>
        </w:r>
        <w:r w:rsidRPr="006930F0">
          <w:rPr>
            <w:rFonts w:eastAsia="SimHei" w:cs="Times New Roman"/>
            <w:b/>
            <w:sz w:val="18"/>
          </w:rPr>
          <w:t>RMSE</w:t>
        </w:r>
      </w:moveTo>
    </w:p>
    <w:p w14:paraId="4309B861" w14:textId="77777777" w:rsidR="002A19E3" w:rsidRPr="00256B77" w:rsidRDefault="002A19E3" w:rsidP="002A19E3">
      <w:pPr>
        <w:snapToGrid w:val="0"/>
        <w:jc w:val="center"/>
        <w:rPr>
          <w:moveTo w:id="71" w:author="#CUI SHUAIWEN#" w:date="2026-02-12T23:59:00Z" w16du:dateUtc="2026-02-12T15:59:00Z"/>
          <w:rFonts w:eastAsia="SimHei" w:cs="Times New Roman"/>
          <w:b/>
          <w:sz w:val="18"/>
        </w:rPr>
      </w:pPr>
      <w:moveTo w:id="72" w:author="#CUI SHUAIWEN#" w:date="2026-02-12T23:59:00Z" w16du:dateUtc="2026-02-12T15:59:00Z">
        <w:r w:rsidRPr="00256B77">
          <w:rPr>
            <w:rFonts w:eastAsia="SimHei" w:cs="Times New Roman" w:hint="eastAsia"/>
            <w:b/>
            <w:sz w:val="18"/>
          </w:rPr>
          <w:t xml:space="preserve">Fig. </w:t>
        </w:r>
        <w:r>
          <w:rPr>
            <w:rFonts w:eastAsia="SimHei" w:cs="Times New Roman" w:hint="eastAsia"/>
            <w:b/>
            <w:sz w:val="18"/>
          </w:rPr>
          <w:t>2</w:t>
        </w:r>
        <w:r w:rsidRPr="00256B77">
          <w:rPr>
            <w:rFonts w:eastAsia="SimHei" w:cs="Times New Roman" w:hint="eastAsia"/>
            <w:b/>
            <w:sz w:val="18"/>
          </w:rPr>
          <w:t xml:space="preserve"> </w:t>
        </w:r>
        <w:r w:rsidRPr="00256B77">
          <w:rPr>
            <w:rFonts w:eastAsia="SimHei" w:cs="Times New Roman"/>
            <w:b/>
            <w:sz w:val="18"/>
          </w:rPr>
          <w:t>Prediction accuracy metrics under 20 configurations (a) R²; (b) MSE; (c) MAE; (d) RMSE</w:t>
        </w:r>
      </w:moveTo>
    </w:p>
    <w:moveToRangeEnd w:id="69"/>
    <w:p w14:paraId="205A750F" w14:textId="00526A63" w:rsidR="002A19E3" w:rsidRPr="008D7CE8" w:rsidDel="002A19E3" w:rsidRDefault="002A19E3" w:rsidP="002A19E3">
      <w:pPr>
        <w:rPr>
          <w:del w:id="73" w:author="#CUI SHUAIWEN#" w:date="2026-02-12T23:59:00Z" w16du:dateUtc="2026-02-12T15:59:00Z"/>
          <w:rFonts w:cs="Times New Roman" w:hint="eastAsia"/>
          <w:color w:val="000000" w:themeColor="text1"/>
        </w:rPr>
        <w:pPrChange w:id="74" w:author="#CUI SHUAIWEN#" w:date="2026-02-12T23:59:00Z" w16du:dateUtc="2026-02-12T15:59:00Z">
          <w:pPr>
            <w:ind w:firstLineChars="200" w:firstLine="420"/>
          </w:pPr>
        </w:pPrChange>
      </w:pPr>
    </w:p>
    <w:p w14:paraId="37633F15" w14:textId="6D337232" w:rsidR="008D7CE8" w:rsidRDefault="008D7CE8" w:rsidP="008D7CE8">
      <w:pPr>
        <w:ind w:firstLineChars="200" w:firstLine="420"/>
        <w:rPr>
          <w:ins w:id="75" w:author="#CUI SHUAIWEN#" w:date="2026-02-12T23:59:00Z" w16du:dateUtc="2026-02-12T15:59:00Z"/>
          <w:rFonts w:cs="Times New Roman"/>
          <w:color w:val="000000" w:themeColor="text1"/>
        </w:rPr>
      </w:pPr>
      <w:r w:rsidRPr="008D7CE8">
        <w:rPr>
          <w:rFonts w:cs="Times New Roman"/>
          <w:color w:val="000000" w:themeColor="text1"/>
        </w:rPr>
        <w:t>样本构造与数据划分：以滑动窗口方式按给定</w:t>
      </w:r>
      <w:r w:rsidRPr="008D7CE8">
        <w:rPr>
          <w:rFonts w:cs="Times New Roman"/>
          <w:color w:val="000000" w:themeColor="text1"/>
        </w:rPr>
        <w:t xml:space="preserve"> </w:t>
      </w:r>
      <w:r w:rsidRPr="00FA004D">
        <w:rPr>
          <w:rFonts w:cs="Times New Roman"/>
          <w:i/>
          <w:iCs/>
          <w:color w:val="000000" w:themeColor="text1"/>
        </w:rPr>
        <w:t>T</w:t>
      </w:r>
      <w:r w:rsidRPr="00FA004D">
        <w:rPr>
          <w:rFonts w:cs="Times New Roman"/>
          <w:i/>
          <w:iCs/>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从连续时序构造输入</w:t>
      </w:r>
      <w:r w:rsidRPr="008D7CE8">
        <w:rPr>
          <w:rFonts w:cs="Times New Roman"/>
          <w:color w:val="000000" w:themeColor="text1"/>
        </w:rPr>
        <w:t>–</w:t>
      </w:r>
      <w:r w:rsidRPr="008D7CE8">
        <w:rPr>
          <w:rFonts w:cs="Times New Roman"/>
          <w:color w:val="000000" w:themeColor="text1"/>
        </w:rPr>
        <w:t>输出样本；沿时间顺序将样本划分为训练集</w:t>
      </w:r>
      <w:r w:rsidRPr="008D7CE8">
        <w:rPr>
          <w:rFonts w:cs="Times New Roman"/>
          <w:color w:val="000000" w:themeColor="text1"/>
        </w:rPr>
        <w:t xml:space="preserve"> 70%</w:t>
      </w:r>
      <w:r w:rsidRPr="008D7CE8">
        <w:rPr>
          <w:rFonts w:cs="Times New Roman"/>
          <w:color w:val="000000" w:themeColor="text1"/>
        </w:rPr>
        <w:t>、验证集</w:t>
      </w:r>
      <w:r w:rsidRPr="008D7CE8">
        <w:rPr>
          <w:rFonts w:cs="Times New Roman"/>
          <w:color w:val="000000" w:themeColor="text1"/>
        </w:rPr>
        <w:t xml:space="preserve"> 15%</w:t>
      </w:r>
      <w:r w:rsidRPr="008D7CE8">
        <w:rPr>
          <w:rFonts w:cs="Times New Roman"/>
          <w:color w:val="000000" w:themeColor="text1"/>
        </w:rPr>
        <w:t>、测试集</w:t>
      </w:r>
      <w:r w:rsidRPr="008D7CE8">
        <w:rPr>
          <w:rFonts w:cs="Times New Roman"/>
          <w:color w:val="000000" w:themeColor="text1"/>
        </w:rPr>
        <w:t xml:space="preserve"> 15%</w:t>
      </w:r>
      <w:r w:rsidRPr="008D7CE8">
        <w:rPr>
          <w:rFonts w:cs="Times New Roman"/>
          <w:color w:val="000000" w:themeColor="text1"/>
        </w:rPr>
        <w:t>，不打乱顺序以避免信息泄露。验证集</w:t>
      </w:r>
      <w:r w:rsidRPr="008D7CE8">
        <w:rPr>
          <w:rFonts w:cs="Times New Roman"/>
          <w:color w:val="000000" w:themeColor="text1"/>
        </w:rPr>
        <w:t>用于训练过程中的早停与超参数监控，测试集仅用于最终报告指标，不参与训练与模型选择。</w:t>
      </w:r>
    </w:p>
    <w:p w14:paraId="27031514" w14:textId="77777777" w:rsidR="002A19E3" w:rsidRDefault="002A19E3" w:rsidP="002A19E3">
      <w:pPr>
        <w:jc w:val="center"/>
        <w:rPr>
          <w:moveTo w:id="76" w:author="#CUI SHUAIWEN#" w:date="2026-02-12T23:59:00Z" w16du:dateUtc="2026-02-12T15:59:00Z"/>
          <w:rFonts w:eastAsia="SimHei" w:cs="Times New Roman"/>
          <w:b/>
          <w:sz w:val="18"/>
        </w:rPr>
      </w:pPr>
      <w:moveToRangeStart w:id="77" w:author="#CUI SHUAIWEN#" w:date="2026-02-12T23:59:00Z" w:name="move221833203"/>
      <w:moveTo w:id="78" w:author="#CUI SHUAIWEN#" w:date="2026-02-12T23:59:00Z" w16du:dateUtc="2026-02-12T15:59:00Z">
        <w:r>
          <w:rPr>
            <w:noProof/>
          </w:rPr>
          <w:drawing>
            <wp:inline distT="0" distB="0" distL="0" distR="0" wp14:anchorId="691AFBB8" wp14:editId="4B37A101">
              <wp:extent cx="2708812" cy="4179312"/>
              <wp:effectExtent l="0" t="0" r="0" b="0"/>
              <wp:docPr id="1878152337"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2329" cy="4246452"/>
                      </a:xfrm>
                      <a:prstGeom prst="rect">
                        <a:avLst/>
                      </a:prstGeom>
                      <a:noFill/>
                      <a:ln>
                        <a:noFill/>
                      </a:ln>
                    </pic:spPr>
                  </pic:pic>
                </a:graphicData>
              </a:graphic>
            </wp:inline>
          </w:drawing>
        </w:r>
      </w:moveTo>
    </w:p>
    <w:p w14:paraId="3C4C6679" w14:textId="77777777" w:rsidR="002A19E3" w:rsidRDefault="002A19E3" w:rsidP="002A19E3">
      <w:pPr>
        <w:jc w:val="center"/>
        <w:rPr>
          <w:moveTo w:id="79" w:author="#CUI SHUAIWEN#" w:date="2026-02-12T23:59:00Z" w16du:dateUtc="2026-02-12T15:59:00Z"/>
          <w:rFonts w:eastAsia="SimHei" w:cs="Times New Roman"/>
          <w:b/>
          <w:sz w:val="18"/>
        </w:rPr>
      </w:pPr>
      <w:moveTo w:id="80" w:author="#CUI SHUAIWEN#" w:date="2026-02-12T23:59:00Z" w16du:dateUtc="2026-02-12T15:59:00Z">
        <w:r w:rsidRPr="006930F0">
          <w:rPr>
            <w:rFonts w:eastAsia="SimHei" w:cs="Times New Roman"/>
            <w:b/>
            <w:sz w:val="18"/>
          </w:rPr>
          <w:t>图</w:t>
        </w:r>
        <w:r w:rsidRPr="006930F0">
          <w:rPr>
            <w:rFonts w:eastAsia="SimHei" w:cs="Times New Roman" w:hint="eastAsia"/>
            <w:b/>
            <w:sz w:val="18"/>
          </w:rPr>
          <w:t>3</w:t>
        </w:r>
        <w:r w:rsidRPr="006930F0">
          <w:rPr>
            <w:rFonts w:eastAsia="SimHei" w:cs="Times New Roman"/>
            <w:b/>
            <w:sz w:val="18"/>
          </w:rPr>
          <w:t xml:space="preserve"> </w:t>
        </w:r>
        <w:r w:rsidRPr="006930F0">
          <w:rPr>
            <w:rFonts w:eastAsia="SimHei" w:cs="Times New Roman"/>
            <w:b/>
            <w:sz w:val="18"/>
          </w:rPr>
          <w:t>计算性能在</w:t>
        </w:r>
        <w:r w:rsidRPr="006930F0">
          <w:rPr>
            <w:rFonts w:eastAsia="SimHei" w:cs="Times New Roman"/>
            <w:b/>
            <w:sz w:val="18"/>
          </w:rPr>
          <w:t xml:space="preserve"> 20 </w:t>
        </w:r>
        <w:r w:rsidRPr="006930F0">
          <w:rPr>
            <w:rFonts w:eastAsia="SimHei" w:cs="Times New Roman"/>
            <w:b/>
            <w:sz w:val="18"/>
          </w:rPr>
          <w:t>组配置下的表现</w:t>
        </w:r>
        <w:r w:rsidRPr="006930F0">
          <w:rPr>
            <w:rFonts w:eastAsia="SimHei" w:cs="Times New Roman"/>
            <w:b/>
            <w:sz w:val="18"/>
          </w:rPr>
          <w:t xml:space="preserve"> </w:t>
        </w:r>
        <w:r w:rsidRPr="006930F0">
          <w:rPr>
            <w:rFonts w:eastAsia="SimHei" w:cs="Times New Roman"/>
            <w:b/>
            <w:sz w:val="18"/>
          </w:rPr>
          <w:t>（</w:t>
        </w:r>
        <w:r w:rsidRPr="006930F0">
          <w:rPr>
            <w:rFonts w:eastAsia="SimHei" w:cs="Times New Roman"/>
            <w:b/>
            <w:sz w:val="18"/>
          </w:rPr>
          <w:t>a</w:t>
        </w:r>
        <w:r w:rsidRPr="006930F0">
          <w:rPr>
            <w:rFonts w:eastAsia="SimHei" w:cs="Times New Roman"/>
            <w:b/>
            <w:sz w:val="18"/>
          </w:rPr>
          <w:t>）训练时间；（</w:t>
        </w:r>
        <w:r w:rsidRPr="006930F0">
          <w:rPr>
            <w:rFonts w:eastAsia="SimHei" w:cs="Times New Roman"/>
            <w:b/>
            <w:sz w:val="18"/>
          </w:rPr>
          <w:t>b</w:t>
        </w:r>
        <w:r w:rsidRPr="006930F0">
          <w:rPr>
            <w:rFonts w:eastAsia="SimHei" w:cs="Times New Roman"/>
            <w:b/>
            <w:sz w:val="18"/>
          </w:rPr>
          <w:t>）推理时间；（</w:t>
        </w:r>
        <w:r w:rsidRPr="006930F0">
          <w:rPr>
            <w:rFonts w:eastAsia="SimHei" w:cs="Times New Roman"/>
            <w:b/>
            <w:sz w:val="18"/>
          </w:rPr>
          <w:t>c</w:t>
        </w:r>
        <w:r w:rsidRPr="006930F0">
          <w:rPr>
            <w:rFonts w:eastAsia="SimHei" w:cs="Times New Roman"/>
            <w:b/>
            <w:sz w:val="18"/>
          </w:rPr>
          <w:t>）内存占用</w:t>
        </w:r>
      </w:moveTo>
    </w:p>
    <w:p w14:paraId="5A04115D" w14:textId="77777777" w:rsidR="002A19E3" w:rsidRPr="006930F0" w:rsidRDefault="002A19E3" w:rsidP="002A19E3">
      <w:pPr>
        <w:jc w:val="center"/>
        <w:rPr>
          <w:moveTo w:id="81" w:author="#CUI SHUAIWEN#" w:date="2026-02-12T23:59:00Z" w16du:dateUtc="2026-02-12T15:59:00Z"/>
          <w:rFonts w:eastAsia="SimHei" w:cs="Times New Roman"/>
          <w:b/>
          <w:sz w:val="18"/>
        </w:rPr>
      </w:pPr>
      <w:moveTo w:id="82" w:author="#CUI SHUAIWEN#" w:date="2026-02-12T23:59:00Z" w16du:dateUtc="2026-02-12T15:59:00Z">
        <w:r>
          <w:rPr>
            <w:rFonts w:eastAsia="SimHei" w:cs="Times New Roman" w:hint="eastAsia"/>
            <w:b/>
            <w:sz w:val="18"/>
          </w:rPr>
          <w:t xml:space="preserve">Fig. 3 </w:t>
        </w:r>
        <w:r w:rsidRPr="006930F0">
          <w:rPr>
            <w:rFonts w:eastAsia="SimHei" w:cs="Times New Roman"/>
            <w:b/>
            <w:sz w:val="18"/>
          </w:rPr>
          <w:t>Computational performance under 20 configurations (a) Training time; (b) Inference time; (c) Memory usage</w:t>
        </w:r>
      </w:moveTo>
    </w:p>
    <w:moveToRangeEnd w:id="77"/>
    <w:p w14:paraId="3EBAA944" w14:textId="2CA8ABB8" w:rsidR="002A19E3" w:rsidRPr="008D7CE8" w:rsidDel="002A19E3" w:rsidRDefault="002A19E3" w:rsidP="002A19E3">
      <w:pPr>
        <w:rPr>
          <w:del w:id="83" w:author="#CUI SHUAIWEN#" w:date="2026-02-12T23:59:00Z" w16du:dateUtc="2026-02-12T15:59:00Z"/>
          <w:rFonts w:cs="Times New Roman" w:hint="eastAsia"/>
          <w:color w:val="000000" w:themeColor="text1"/>
        </w:rPr>
        <w:pPrChange w:id="84" w:author="#CUI SHUAIWEN#" w:date="2026-02-12T23:59:00Z" w16du:dateUtc="2026-02-12T15:59:00Z">
          <w:pPr>
            <w:ind w:firstLineChars="200" w:firstLine="420"/>
          </w:pPr>
        </w:pPrChange>
      </w:pPr>
    </w:p>
    <w:p w14:paraId="121B5412" w14:textId="5C955059"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训练设置：</w:t>
      </w:r>
      <w:r w:rsidR="000635C0">
        <w:rPr>
          <w:rFonts w:cs="Times New Roman" w:hint="eastAsia"/>
          <w:color w:val="000000" w:themeColor="text1"/>
        </w:rPr>
        <w:t>关键</w:t>
      </w:r>
      <w:r w:rsidRPr="008D7CE8">
        <w:rPr>
          <w:rFonts w:cs="Times New Roman"/>
          <w:color w:val="000000" w:themeColor="text1"/>
        </w:rPr>
        <w:t>模型结构及超参数</w:t>
      </w:r>
      <w:r w:rsidR="000635C0">
        <w:rPr>
          <w:rFonts w:cs="Times New Roman" w:hint="eastAsia"/>
          <w:color w:val="000000" w:themeColor="text1"/>
        </w:rPr>
        <w:t>为</w:t>
      </w:r>
      <w:r w:rsidRPr="008D7CE8">
        <w:rPr>
          <w:rFonts w:cs="Times New Roman"/>
          <w:color w:val="000000" w:themeColor="text1"/>
        </w:rPr>
        <w:t>隐维度</w:t>
      </w:r>
      <w:r w:rsidRPr="008D7CE8">
        <w:rPr>
          <w:rFonts w:cs="Times New Roman"/>
          <w:color w:val="000000" w:themeColor="text1"/>
        </w:rPr>
        <w:t xml:space="preserve"> 64</w:t>
      </w:r>
      <w:r w:rsidRPr="008D7CE8">
        <w:rPr>
          <w:rFonts w:cs="Times New Roman"/>
          <w:color w:val="000000" w:themeColor="text1"/>
        </w:rPr>
        <w:t>，</w:t>
      </w:r>
      <w:r w:rsidRPr="008D7CE8">
        <w:rPr>
          <w:rFonts w:cs="Times New Roman"/>
          <w:color w:val="000000" w:themeColor="text1"/>
        </w:rPr>
        <w:t xml:space="preserve">4 </w:t>
      </w:r>
      <w:r w:rsidRPr="008D7CE8">
        <w:rPr>
          <w:rFonts w:cs="Times New Roman"/>
          <w:color w:val="000000" w:themeColor="text1"/>
        </w:rPr>
        <w:t>头注意力，</w:t>
      </w:r>
      <w:r w:rsidRPr="008D7CE8">
        <w:rPr>
          <w:rFonts w:cs="Times New Roman"/>
          <w:color w:val="000000" w:themeColor="text1"/>
        </w:rPr>
        <w:t xml:space="preserve">2 </w:t>
      </w:r>
      <w:r w:rsidRPr="008D7CE8">
        <w:rPr>
          <w:rFonts w:cs="Times New Roman"/>
          <w:color w:val="000000" w:themeColor="text1"/>
        </w:rPr>
        <w:t>层编码器，前馈维度</w:t>
      </w:r>
      <w:r w:rsidRPr="008D7CE8">
        <w:rPr>
          <w:rFonts w:cs="Times New Roman"/>
          <w:color w:val="000000" w:themeColor="text1"/>
        </w:rPr>
        <w:t xml:space="preserve"> 256</w:t>
      </w:r>
      <w:r w:rsidRPr="008D7CE8">
        <w:rPr>
          <w:rFonts w:cs="Times New Roman"/>
          <w:color w:val="000000" w:themeColor="text1"/>
        </w:rPr>
        <w:t>，</w:t>
      </w:r>
      <w:r w:rsidRPr="008D7CE8">
        <w:rPr>
          <w:rFonts w:cs="Times New Roman"/>
          <w:color w:val="000000" w:themeColor="text1"/>
        </w:rPr>
        <w:t>Dropout 0.1</w:t>
      </w:r>
      <w:r w:rsidRPr="008D7CE8">
        <w:rPr>
          <w:rFonts w:cs="Times New Roman"/>
          <w:color w:val="000000" w:themeColor="text1"/>
        </w:rPr>
        <w:t>；训练采用</w:t>
      </w:r>
      <w:r w:rsidRPr="008D7CE8">
        <w:rPr>
          <w:rFonts w:cs="Times New Roman"/>
          <w:color w:val="000000" w:themeColor="text1"/>
        </w:rPr>
        <w:t xml:space="preserve"> Adam </w:t>
      </w:r>
      <w:r w:rsidRPr="008D7CE8">
        <w:rPr>
          <w:rFonts w:cs="Times New Roman"/>
          <w:color w:val="000000" w:themeColor="text1"/>
        </w:rPr>
        <w:t>优化器、学习率</w:t>
      </w:r>
      <w:r w:rsidRPr="008D7CE8">
        <w:rPr>
          <w:rFonts w:cs="Times New Roman"/>
          <w:color w:val="000000" w:themeColor="text1"/>
        </w:rPr>
        <w:t xml:space="preserve"> 1×10⁻³</w:t>
      </w:r>
      <w:r w:rsidRPr="008D7CE8">
        <w:rPr>
          <w:rFonts w:cs="Times New Roman"/>
          <w:color w:val="000000" w:themeColor="text1"/>
        </w:rPr>
        <w:t>、批大小</w:t>
      </w:r>
      <w:r w:rsidRPr="008D7CE8">
        <w:rPr>
          <w:rFonts w:cs="Times New Roman"/>
          <w:color w:val="000000" w:themeColor="text1"/>
        </w:rPr>
        <w:t xml:space="preserve"> 64</w:t>
      </w:r>
      <w:r w:rsidRPr="008D7CE8">
        <w:rPr>
          <w:rFonts w:cs="Times New Roman"/>
          <w:color w:val="000000" w:themeColor="text1"/>
        </w:rPr>
        <w:t>、固定</w:t>
      </w:r>
      <w:r w:rsidRPr="008D7CE8">
        <w:rPr>
          <w:rFonts w:cs="Times New Roman"/>
          <w:color w:val="000000" w:themeColor="text1"/>
        </w:rPr>
        <w:t xml:space="preserve"> 20 </w:t>
      </w:r>
      <w:r w:rsidRPr="008D7CE8">
        <w:rPr>
          <w:rFonts w:cs="Times New Roman"/>
          <w:color w:val="000000" w:themeColor="text1"/>
        </w:rPr>
        <w:t>个</w:t>
      </w:r>
      <w:r w:rsidRPr="008D7CE8">
        <w:rPr>
          <w:rFonts w:cs="Times New Roman"/>
          <w:color w:val="000000" w:themeColor="text1"/>
        </w:rPr>
        <w:t xml:space="preserve"> epoch</w:t>
      </w:r>
      <w:r w:rsidRPr="008D7CE8">
        <w:rPr>
          <w:rFonts w:cs="Times New Roman"/>
          <w:color w:val="000000" w:themeColor="text1"/>
        </w:rPr>
        <w:t>，损失函数为均方误差（</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组实验除</w:t>
      </w:r>
      <w:r w:rsidRPr="008D7CE8">
        <w:rPr>
          <w:rFonts w:cs="Times New Roman"/>
          <w:color w:val="000000" w:themeColor="text1"/>
        </w:rPr>
        <w:t xml:space="preserve"> (</w:t>
      </w:r>
      <w:r w:rsidRPr="007449A0">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外其余超参数与数据划分方式完全相同；实验在固定随机种子与相同软硬件环境下进行，以保证组间可比性与结果可复现性。</w:t>
      </w:r>
    </w:p>
    <w:p w14:paraId="4CDA43BD" w14:textId="05FBBC92" w:rsidR="008D7CE8" w:rsidRDefault="008D7CE8" w:rsidP="008D7CE8">
      <w:pPr>
        <w:ind w:firstLineChars="200" w:firstLine="420"/>
        <w:rPr>
          <w:rFonts w:cs="Times New Roman"/>
          <w:color w:val="000000" w:themeColor="text1"/>
        </w:rPr>
      </w:pPr>
      <w:r w:rsidRPr="008D7CE8">
        <w:rPr>
          <w:rFonts w:cs="Times New Roman"/>
          <w:color w:val="000000" w:themeColor="text1"/>
        </w:rPr>
        <w:t>评估与记录：每组实验在测试集上计算预测精度的</w:t>
      </w:r>
      <w:r w:rsidRPr="008D7CE8">
        <w:rPr>
          <w:rFonts w:cs="Times New Roman"/>
          <w:color w:val="000000" w:themeColor="text1"/>
        </w:rPr>
        <w:t xml:space="preserve"> 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并记录该组从训练开始到结束的训练时间、整测试集一次前向推理时间及峰值内存占用。上述指标用于</w:t>
      </w:r>
      <w:r w:rsidR="007449A0">
        <w:rPr>
          <w:rFonts w:cs="Times New Roman" w:hint="eastAsia"/>
          <w:color w:val="000000" w:themeColor="text1"/>
        </w:rPr>
        <w:t>后文</w:t>
      </w:r>
      <w:r w:rsidRPr="008D7CE8">
        <w:rPr>
          <w:rFonts w:cs="Times New Roman"/>
          <w:color w:val="000000" w:themeColor="text1"/>
        </w:rPr>
        <w:t>的精度分析、计算性能分析与精度</w:t>
      </w:r>
      <w:r w:rsidRPr="008D7CE8">
        <w:rPr>
          <w:rFonts w:cs="Times New Roman"/>
          <w:color w:val="000000" w:themeColor="text1"/>
        </w:rPr>
        <w:t>–</w:t>
      </w:r>
      <w:r w:rsidRPr="008D7CE8">
        <w:rPr>
          <w:rFonts w:cs="Times New Roman"/>
          <w:color w:val="000000" w:themeColor="text1"/>
        </w:rPr>
        <w:t>效率权衡讨论。</w:t>
      </w:r>
    </w:p>
    <w:p w14:paraId="77317086" w14:textId="484F8318" w:rsidR="002F7FD9" w:rsidDel="002A19E3" w:rsidRDefault="002F7FD9" w:rsidP="002F7FD9">
      <w:pPr>
        <w:ind w:firstLineChars="200" w:firstLine="420"/>
        <w:jc w:val="center"/>
        <w:rPr>
          <w:moveFrom w:id="85" w:author="#CUI SHUAIWEN#" w:date="2026-02-12T23:59:00Z" w16du:dateUtc="2026-02-12T15:59:00Z"/>
          <w:rFonts w:cs="Times New Roman"/>
          <w:color w:val="000000" w:themeColor="text1"/>
        </w:rPr>
      </w:pPr>
      <w:moveFromRangeStart w:id="86" w:author="#CUI SHUAIWEN#" w:date="2026-02-12T23:59:00Z" w:name="move221833183"/>
      <w:moveFrom w:id="87" w:author="#CUI SHUAIWEN#" w:date="2026-02-12T23:59:00Z" w16du:dateUtc="2026-02-12T15:59:00Z">
        <w:r w:rsidDel="002A19E3">
          <w:rPr>
            <w:noProof/>
          </w:rPr>
          <w:drawing>
            <wp:inline distT="0" distB="0" distL="0" distR="0" wp14:anchorId="02531EF5" wp14:editId="7B9EB21E">
              <wp:extent cx="2541184" cy="5632255"/>
              <wp:effectExtent l="0" t="0" r="0" b="6985"/>
              <wp:docPr id="588161940"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5894" cy="5687023"/>
                      </a:xfrm>
                      <a:prstGeom prst="rect">
                        <a:avLst/>
                      </a:prstGeom>
                      <a:noFill/>
                      <a:ln>
                        <a:noFill/>
                      </a:ln>
                    </pic:spPr>
                  </pic:pic>
                </a:graphicData>
              </a:graphic>
            </wp:inline>
          </w:drawing>
        </w:r>
        <w:r w:rsidRPr="006930F0" w:rsidDel="002A19E3">
          <w:rPr>
            <w:rFonts w:eastAsia="SimHei" w:cs="Times New Roman"/>
            <w:b/>
            <w:sz w:val="18"/>
          </w:rPr>
          <w:t>图</w:t>
        </w:r>
        <w:r w:rsidRPr="006930F0" w:rsidDel="002A19E3">
          <w:rPr>
            <w:rFonts w:eastAsia="SimHei" w:cs="Times New Roman" w:hint="eastAsia"/>
            <w:b/>
            <w:sz w:val="18"/>
          </w:rPr>
          <w:t>2</w:t>
        </w:r>
        <w:r w:rsidRPr="006930F0" w:rsidDel="002A19E3">
          <w:rPr>
            <w:rFonts w:eastAsia="SimHei" w:cs="Times New Roman"/>
            <w:b/>
            <w:sz w:val="18"/>
          </w:rPr>
          <w:t xml:space="preserve"> </w:t>
        </w:r>
        <w:r w:rsidRPr="006930F0" w:rsidDel="002A19E3">
          <w:rPr>
            <w:rFonts w:eastAsia="SimHei" w:cs="Times New Roman"/>
            <w:b/>
            <w:sz w:val="18"/>
          </w:rPr>
          <w:t>预测精度指标在</w:t>
        </w:r>
        <w:r w:rsidRPr="006930F0" w:rsidDel="002A19E3">
          <w:rPr>
            <w:rFonts w:eastAsia="SimHei" w:cs="Times New Roman"/>
            <w:b/>
            <w:sz w:val="18"/>
          </w:rPr>
          <w:t xml:space="preserve"> 20 </w:t>
        </w:r>
        <w:r w:rsidRPr="006930F0" w:rsidDel="002A19E3">
          <w:rPr>
            <w:rFonts w:eastAsia="SimHei" w:cs="Times New Roman"/>
            <w:b/>
            <w:sz w:val="18"/>
          </w:rPr>
          <w:t>组配置下的表现</w:t>
        </w:r>
        <w:r w:rsidRPr="006930F0" w:rsidDel="002A19E3">
          <w:rPr>
            <w:rFonts w:eastAsia="SimHei" w:cs="Times New Roman"/>
            <w:b/>
            <w:sz w:val="18"/>
          </w:rPr>
          <w:t xml:space="preserve"> </w:t>
        </w:r>
        <w:r w:rsidRPr="006930F0" w:rsidDel="002A19E3">
          <w:rPr>
            <w:rFonts w:eastAsia="SimHei" w:cs="Times New Roman"/>
            <w:b/>
            <w:sz w:val="18"/>
          </w:rPr>
          <w:t>（</w:t>
        </w:r>
        <w:r w:rsidRPr="006930F0" w:rsidDel="002A19E3">
          <w:rPr>
            <w:rFonts w:eastAsia="SimHei" w:cs="Times New Roman"/>
            <w:b/>
            <w:sz w:val="18"/>
          </w:rPr>
          <w:t>a</w:t>
        </w:r>
        <w:r w:rsidRPr="006930F0" w:rsidDel="002A19E3">
          <w:rPr>
            <w:rFonts w:eastAsia="SimHei" w:cs="Times New Roman"/>
            <w:b/>
            <w:sz w:val="18"/>
          </w:rPr>
          <w:t>）</w:t>
        </w:r>
        <w:r w:rsidRPr="006930F0" w:rsidDel="002A19E3">
          <w:rPr>
            <w:rFonts w:eastAsia="SimHei" w:cs="Times New Roman"/>
            <w:b/>
            <w:sz w:val="18"/>
          </w:rPr>
          <w:t>R²</w:t>
        </w:r>
        <w:r w:rsidRPr="006930F0" w:rsidDel="002A19E3">
          <w:rPr>
            <w:rFonts w:eastAsia="SimHei" w:cs="Times New Roman"/>
            <w:b/>
            <w:sz w:val="18"/>
          </w:rPr>
          <w:t>；（</w:t>
        </w:r>
        <w:r w:rsidRPr="006930F0" w:rsidDel="002A19E3">
          <w:rPr>
            <w:rFonts w:eastAsia="SimHei" w:cs="Times New Roman"/>
            <w:b/>
            <w:sz w:val="18"/>
          </w:rPr>
          <w:t>b</w:t>
        </w:r>
        <w:r w:rsidRPr="006930F0" w:rsidDel="002A19E3">
          <w:rPr>
            <w:rFonts w:eastAsia="SimHei" w:cs="Times New Roman"/>
            <w:b/>
            <w:sz w:val="18"/>
          </w:rPr>
          <w:t>）</w:t>
        </w:r>
        <w:r w:rsidRPr="006930F0" w:rsidDel="002A19E3">
          <w:rPr>
            <w:rFonts w:eastAsia="SimHei" w:cs="Times New Roman"/>
            <w:b/>
            <w:sz w:val="18"/>
          </w:rPr>
          <w:t>MSE</w:t>
        </w:r>
        <w:r w:rsidRPr="006930F0" w:rsidDel="002A19E3">
          <w:rPr>
            <w:rFonts w:eastAsia="SimHei" w:cs="Times New Roman"/>
            <w:b/>
            <w:sz w:val="18"/>
          </w:rPr>
          <w:t>；（</w:t>
        </w:r>
        <w:r w:rsidRPr="006930F0" w:rsidDel="002A19E3">
          <w:rPr>
            <w:rFonts w:eastAsia="SimHei" w:cs="Times New Roman"/>
            <w:b/>
            <w:sz w:val="18"/>
          </w:rPr>
          <w:t>c</w:t>
        </w:r>
        <w:r w:rsidRPr="006930F0" w:rsidDel="002A19E3">
          <w:rPr>
            <w:rFonts w:eastAsia="SimHei" w:cs="Times New Roman"/>
            <w:b/>
            <w:sz w:val="18"/>
          </w:rPr>
          <w:t>）</w:t>
        </w:r>
        <w:r w:rsidRPr="006930F0" w:rsidDel="002A19E3">
          <w:rPr>
            <w:rFonts w:eastAsia="SimHei" w:cs="Times New Roman"/>
            <w:b/>
            <w:sz w:val="18"/>
          </w:rPr>
          <w:t>MAE</w:t>
        </w:r>
        <w:r w:rsidRPr="006930F0" w:rsidDel="002A19E3">
          <w:rPr>
            <w:rFonts w:eastAsia="SimHei" w:cs="Times New Roman"/>
            <w:b/>
            <w:sz w:val="18"/>
          </w:rPr>
          <w:t>；（</w:t>
        </w:r>
        <w:r w:rsidRPr="006930F0" w:rsidDel="002A19E3">
          <w:rPr>
            <w:rFonts w:eastAsia="SimHei" w:cs="Times New Roman"/>
            <w:b/>
            <w:sz w:val="18"/>
          </w:rPr>
          <w:t>d</w:t>
        </w:r>
        <w:r w:rsidRPr="006930F0" w:rsidDel="002A19E3">
          <w:rPr>
            <w:rFonts w:eastAsia="SimHei" w:cs="Times New Roman"/>
            <w:b/>
            <w:sz w:val="18"/>
          </w:rPr>
          <w:t>）</w:t>
        </w:r>
        <w:r w:rsidRPr="006930F0" w:rsidDel="002A19E3">
          <w:rPr>
            <w:rFonts w:eastAsia="SimHei" w:cs="Times New Roman"/>
            <w:b/>
            <w:sz w:val="18"/>
          </w:rPr>
          <w:t>RMSE</w:t>
        </w:r>
      </w:moveFrom>
    </w:p>
    <w:p w14:paraId="3EB6B539" w14:textId="11538ABE" w:rsidR="002F7FD9" w:rsidRPr="00256B77" w:rsidDel="002A19E3" w:rsidRDefault="002F7FD9" w:rsidP="002F7FD9">
      <w:pPr>
        <w:snapToGrid w:val="0"/>
        <w:jc w:val="center"/>
        <w:rPr>
          <w:moveFrom w:id="88" w:author="#CUI SHUAIWEN#" w:date="2026-02-12T23:59:00Z" w16du:dateUtc="2026-02-12T15:59:00Z"/>
          <w:rFonts w:eastAsia="SimHei" w:cs="Times New Roman"/>
          <w:b/>
          <w:sz w:val="18"/>
        </w:rPr>
      </w:pPr>
      <w:moveFrom w:id="89" w:author="#CUI SHUAIWEN#" w:date="2026-02-12T23:59:00Z" w16du:dateUtc="2026-02-12T15:59:00Z">
        <w:r w:rsidRPr="00256B77" w:rsidDel="002A19E3">
          <w:rPr>
            <w:rFonts w:eastAsia="SimHei" w:cs="Times New Roman" w:hint="eastAsia"/>
            <w:b/>
            <w:sz w:val="18"/>
          </w:rPr>
          <w:t xml:space="preserve">Fig. </w:t>
        </w:r>
        <w:r w:rsidDel="002A19E3">
          <w:rPr>
            <w:rFonts w:eastAsia="SimHei" w:cs="Times New Roman" w:hint="eastAsia"/>
            <w:b/>
            <w:sz w:val="18"/>
          </w:rPr>
          <w:t>2</w:t>
        </w:r>
        <w:r w:rsidRPr="00256B77" w:rsidDel="002A19E3">
          <w:rPr>
            <w:rFonts w:eastAsia="SimHei" w:cs="Times New Roman" w:hint="eastAsia"/>
            <w:b/>
            <w:sz w:val="18"/>
          </w:rPr>
          <w:t xml:space="preserve"> </w:t>
        </w:r>
        <w:r w:rsidRPr="00256B77" w:rsidDel="002A19E3">
          <w:rPr>
            <w:rFonts w:eastAsia="SimHei" w:cs="Times New Roman"/>
            <w:b/>
            <w:sz w:val="18"/>
          </w:rPr>
          <w:t>Prediction accuracy metrics under 20 configurations (a) R²; (b) MSE; (c) MAE; (d) RMSE</w:t>
        </w:r>
      </w:moveFrom>
    </w:p>
    <w:moveFromRangeEnd w:id="86"/>
    <w:p w14:paraId="79D45B60" w14:textId="6583BCD7" w:rsidR="00CE0786" w:rsidRPr="0026769C" w:rsidRDefault="0026769C" w:rsidP="0026769C">
      <w:pPr>
        <w:rPr>
          <w:rFonts w:ascii="SimHei" w:eastAsia="SimHei" w:hAnsi="SimHei" w:cs="方正黑体简体"/>
          <w:kern w:val="0"/>
          <w:sz w:val="24"/>
        </w:rPr>
      </w:pPr>
      <w:r>
        <w:rPr>
          <w:rFonts w:ascii="SimHei" w:eastAsia="SimHei" w:hAnsi="SimHei" w:cs="方正黑体简体" w:hint="eastAsia"/>
          <w:kern w:val="0"/>
          <w:sz w:val="24"/>
        </w:rPr>
        <w:t xml:space="preserve">3 </w:t>
      </w:r>
      <w:r w:rsidR="00CE0786" w:rsidRPr="0026769C">
        <w:rPr>
          <w:rFonts w:ascii="SimHei" w:eastAsia="SimHei" w:hAnsi="SimHei" w:cs="方正黑体简体"/>
          <w:kern w:val="0"/>
          <w:sz w:val="24"/>
        </w:rPr>
        <w:t>结果与分析</w:t>
      </w:r>
    </w:p>
    <w:p w14:paraId="568E52CF" w14:textId="4FAFB949" w:rsidR="00CE0786" w:rsidRPr="0026769C" w:rsidRDefault="0026769C" w:rsidP="0026769C">
      <w:pPr>
        <w:rPr>
          <w:rFonts w:eastAsia="SimHei" w:cs="Times New Roman"/>
          <w:b/>
          <w:color w:val="000000" w:themeColor="text1"/>
          <w:sz w:val="24"/>
          <w:szCs w:val="24"/>
        </w:rPr>
      </w:pPr>
      <w:r>
        <w:rPr>
          <w:rFonts w:eastAsia="SimHei" w:cs="Times New Roman" w:hint="eastAsia"/>
          <w:b/>
          <w:color w:val="000000" w:themeColor="text1"/>
          <w:sz w:val="24"/>
          <w:szCs w:val="24"/>
        </w:rPr>
        <w:lastRenderedPageBreak/>
        <w:t xml:space="preserve">3.1 </w:t>
      </w:r>
      <w:r w:rsidR="00CE0786" w:rsidRPr="0026769C">
        <w:rPr>
          <w:rFonts w:eastAsia="SimHei" w:cs="Times New Roman"/>
          <w:b/>
          <w:color w:val="000000" w:themeColor="text1"/>
          <w:sz w:val="24"/>
          <w:szCs w:val="24"/>
        </w:rPr>
        <w:t>预测精度</w:t>
      </w:r>
    </w:p>
    <w:p w14:paraId="3301DA93" w14:textId="12E4FF99" w:rsidR="00CE0786" w:rsidRDefault="00CE0786" w:rsidP="00CE0786">
      <w:pPr>
        <w:ind w:firstLineChars="200" w:firstLine="420"/>
        <w:rPr>
          <w:rFonts w:cs="Times New Roman"/>
          <w:color w:val="000000" w:themeColor="text1"/>
        </w:rPr>
      </w:pPr>
      <w:r w:rsidRPr="00CE0786">
        <w:rPr>
          <w:rFonts w:cs="Times New Roman"/>
          <w:color w:val="000000" w:themeColor="text1"/>
        </w:rPr>
        <w:t xml:space="preserve">20 </w:t>
      </w:r>
      <w:r w:rsidRPr="00CE0786">
        <w:rPr>
          <w:rFonts w:cs="Times New Roman"/>
          <w:color w:val="000000" w:themeColor="text1"/>
        </w:rPr>
        <w:t>组实验中，</w:t>
      </w:r>
      <w:r w:rsidRPr="00CE0786">
        <w:rPr>
          <w:rFonts w:cs="Times New Roman"/>
          <w:color w:val="000000" w:themeColor="text1"/>
        </w:rPr>
        <w:t xml:space="preserve">R² </w:t>
      </w:r>
      <w:r w:rsidRPr="00CE0786">
        <w:rPr>
          <w:rFonts w:cs="Times New Roman"/>
          <w:color w:val="000000" w:themeColor="text1"/>
        </w:rPr>
        <w:t>分布于</w:t>
      </w:r>
      <w:r w:rsidRPr="00CE0786">
        <w:rPr>
          <w:rFonts w:cs="Times New Roman"/>
          <w:color w:val="000000" w:themeColor="text1"/>
        </w:rPr>
        <w:t xml:space="preserve"> -0.447</w:t>
      </w:r>
      <w:r w:rsidRPr="00CE0786">
        <w:rPr>
          <w:rFonts w:cs="Times New Roman"/>
          <w:color w:val="000000" w:themeColor="text1"/>
        </w:rPr>
        <w:t>（输入长度</w:t>
      </w:r>
      <w:r w:rsidRPr="00CE0786">
        <w:rPr>
          <w:rFonts w:cs="Times New Roman"/>
          <w:color w:val="000000" w:themeColor="text1"/>
        </w:rPr>
        <w:t xml:space="preserve"> 360 </w:t>
      </w:r>
      <w:r w:rsidRPr="00CE0786">
        <w:rPr>
          <w:rFonts w:cs="Times New Roman"/>
          <w:color w:val="000000" w:themeColor="text1"/>
        </w:rPr>
        <w:t>步、预测长度</w:t>
      </w:r>
      <w:r w:rsidRPr="00CE0786">
        <w:rPr>
          <w:rFonts w:cs="Times New Roman"/>
          <w:color w:val="000000" w:themeColor="text1"/>
        </w:rPr>
        <w:t xml:space="preserve"> 360 </w:t>
      </w:r>
      <w:r w:rsidRPr="00CE0786">
        <w:rPr>
          <w:rFonts w:cs="Times New Roman"/>
          <w:color w:val="000000" w:themeColor="text1"/>
        </w:rPr>
        <w:t>步）至</w:t>
      </w:r>
      <w:r w:rsidRPr="00CE0786">
        <w:rPr>
          <w:rFonts w:cs="Times New Roman"/>
          <w:color w:val="000000" w:themeColor="text1"/>
        </w:rPr>
        <w:t xml:space="preserve"> 0.892</w:t>
      </w:r>
      <w:r w:rsidRPr="00CE0786">
        <w:rPr>
          <w:rFonts w:cs="Times New Roman"/>
          <w:color w:val="000000" w:themeColor="text1"/>
        </w:rPr>
        <w:t>（输入长度</w:t>
      </w:r>
      <w:r w:rsidRPr="00CE0786">
        <w:rPr>
          <w:rFonts w:cs="Times New Roman"/>
          <w:color w:val="000000" w:themeColor="text1"/>
        </w:rPr>
        <w:t xml:space="preserve"> 120 </w:t>
      </w:r>
      <w:r w:rsidRPr="00CE0786">
        <w:rPr>
          <w:rFonts w:cs="Times New Roman"/>
          <w:color w:val="000000" w:themeColor="text1"/>
        </w:rPr>
        <w:t>步、预测长度</w:t>
      </w:r>
      <w:r w:rsidRPr="00CE0786">
        <w:rPr>
          <w:rFonts w:cs="Times New Roman"/>
          <w:color w:val="000000" w:themeColor="text1"/>
        </w:rPr>
        <w:t xml:space="preserve"> 1 </w:t>
      </w:r>
      <w:r w:rsidRPr="00CE0786">
        <w:rPr>
          <w:rFonts w:cs="Times New Roman"/>
          <w:color w:val="000000" w:themeColor="text1"/>
        </w:rPr>
        <w:t>步）；</w:t>
      </w:r>
      <w:r w:rsidRPr="00CE0786">
        <w:rPr>
          <w:rFonts w:cs="Times New Roman"/>
          <w:color w:val="000000" w:themeColor="text1"/>
        </w:rPr>
        <w:t xml:space="preserve">MSE </w:t>
      </w:r>
      <w:r w:rsidRPr="00CE0786">
        <w:rPr>
          <w:rFonts w:cs="Times New Roman"/>
          <w:color w:val="000000" w:themeColor="text1"/>
        </w:rPr>
        <w:t>自约</w:t>
      </w:r>
      <w:r w:rsidRPr="00CE0786">
        <w:rPr>
          <w:rFonts w:cs="Times New Roman"/>
          <w:color w:val="000000" w:themeColor="text1"/>
        </w:rPr>
        <w:t xml:space="preserve"> 0.080 </w:t>
      </w:r>
      <w:r w:rsidRPr="00CE0786">
        <w:rPr>
          <w:rFonts w:cs="Times New Roman"/>
          <w:color w:val="000000" w:themeColor="text1"/>
        </w:rPr>
        <w:t>至约</w:t>
      </w:r>
      <w:r w:rsidRPr="00CE0786">
        <w:rPr>
          <w:rFonts w:cs="Times New Roman"/>
          <w:color w:val="000000" w:themeColor="text1"/>
        </w:rPr>
        <w:t xml:space="preserve"> 1.056</w:t>
      </w:r>
      <w:r w:rsidRPr="00CE0786">
        <w:rPr>
          <w:rFonts w:cs="Times New Roman"/>
          <w:color w:val="000000" w:themeColor="text1"/>
        </w:rPr>
        <w:t>，</w:t>
      </w:r>
      <w:r w:rsidRPr="00CE0786">
        <w:rPr>
          <w:rFonts w:cs="Times New Roman"/>
          <w:color w:val="000000" w:themeColor="text1"/>
        </w:rPr>
        <w:t xml:space="preserve">MAE </w:t>
      </w:r>
      <w:r w:rsidRPr="00CE0786">
        <w:rPr>
          <w:rFonts w:cs="Times New Roman"/>
          <w:color w:val="000000" w:themeColor="text1"/>
        </w:rPr>
        <w:t>自约</w:t>
      </w:r>
      <w:r w:rsidRPr="00CE0786">
        <w:rPr>
          <w:rFonts w:cs="Times New Roman"/>
          <w:color w:val="000000" w:themeColor="text1"/>
        </w:rPr>
        <w:t xml:space="preserve"> 0.129 </w:t>
      </w:r>
      <w:r w:rsidRPr="00CE0786">
        <w:rPr>
          <w:rFonts w:cs="Times New Roman"/>
          <w:color w:val="000000" w:themeColor="text1"/>
        </w:rPr>
        <w:t>至约</w:t>
      </w:r>
      <w:r w:rsidRPr="00CE0786">
        <w:rPr>
          <w:rFonts w:cs="Times New Roman"/>
          <w:color w:val="000000" w:themeColor="text1"/>
        </w:rPr>
        <w:t xml:space="preserve"> 0.758</w:t>
      </w:r>
      <w:r w:rsidRPr="00CE0786">
        <w:rPr>
          <w:rFonts w:cs="Times New Roman"/>
          <w:color w:val="000000" w:themeColor="text1"/>
        </w:rPr>
        <w:t>，</w:t>
      </w:r>
      <w:r w:rsidR="00CE306E" w:rsidRPr="00CE0786">
        <w:rPr>
          <w:rFonts w:cs="Times New Roman" w:hint="eastAsia"/>
          <w:color w:val="000000" w:themeColor="text1"/>
        </w:rPr>
        <w:t>与</w:t>
      </w:r>
      <w:r w:rsidR="00CE306E" w:rsidRPr="00CE0786">
        <w:rPr>
          <w:rFonts w:cs="Times New Roman"/>
          <w:color w:val="000000" w:themeColor="text1"/>
        </w:rPr>
        <w:t xml:space="preserve"> “</w:t>
      </w:r>
      <w:r w:rsidRPr="00CE0786">
        <w:rPr>
          <w:rFonts w:cs="Times New Roman"/>
          <w:color w:val="000000" w:themeColor="text1"/>
        </w:rPr>
        <w:t>预测长度增加导致误差累积与不确定性增大</w:t>
      </w:r>
      <w:r w:rsidRPr="00CE0786">
        <w:rPr>
          <w:rFonts w:cs="Times New Roman"/>
          <w:color w:val="000000" w:themeColor="text1"/>
        </w:rPr>
        <w:t>”</w:t>
      </w:r>
      <w:r w:rsidRPr="00CE0786">
        <w:rPr>
          <w:rFonts w:cs="Times New Roman"/>
          <w:color w:val="000000" w:themeColor="text1"/>
        </w:rPr>
        <w:t>的预期一致。</w:t>
      </w:r>
    </w:p>
    <w:p w14:paraId="4ABE260A" w14:textId="1C8F56DD" w:rsidR="002F7FD9" w:rsidDel="002A19E3" w:rsidRDefault="002F7FD9" w:rsidP="002F7FD9">
      <w:pPr>
        <w:jc w:val="center"/>
        <w:rPr>
          <w:moveFrom w:id="90" w:author="#CUI SHUAIWEN#" w:date="2026-02-12T23:59:00Z" w16du:dateUtc="2026-02-12T15:59:00Z"/>
          <w:rFonts w:eastAsia="SimHei" w:cs="Times New Roman"/>
          <w:b/>
          <w:sz w:val="18"/>
        </w:rPr>
      </w:pPr>
      <w:moveFromRangeStart w:id="91" w:author="#CUI SHUAIWEN#" w:date="2026-02-12T23:59:00Z" w:name="move221833203"/>
      <w:moveFrom w:id="92" w:author="#CUI SHUAIWEN#" w:date="2026-02-12T23:59:00Z" w16du:dateUtc="2026-02-12T15:59:00Z">
        <w:r w:rsidDel="002A19E3">
          <w:rPr>
            <w:noProof/>
          </w:rPr>
          <w:drawing>
            <wp:inline distT="0" distB="0" distL="0" distR="0" wp14:anchorId="7C80D0D6" wp14:editId="5E695CE6">
              <wp:extent cx="2708812" cy="4179312"/>
              <wp:effectExtent l="0" t="0" r="0" b="0"/>
              <wp:docPr id="1100330084"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2329" cy="4246452"/>
                      </a:xfrm>
                      <a:prstGeom prst="rect">
                        <a:avLst/>
                      </a:prstGeom>
                      <a:noFill/>
                      <a:ln>
                        <a:noFill/>
                      </a:ln>
                    </pic:spPr>
                  </pic:pic>
                </a:graphicData>
              </a:graphic>
            </wp:inline>
          </w:drawing>
        </w:r>
      </w:moveFrom>
    </w:p>
    <w:p w14:paraId="7BC622BF" w14:textId="6BC6C79E" w:rsidR="002F7FD9" w:rsidDel="002A19E3" w:rsidRDefault="002F7FD9" w:rsidP="002F7FD9">
      <w:pPr>
        <w:jc w:val="center"/>
        <w:rPr>
          <w:moveFrom w:id="93" w:author="#CUI SHUAIWEN#" w:date="2026-02-12T23:59:00Z" w16du:dateUtc="2026-02-12T15:59:00Z"/>
          <w:rFonts w:eastAsia="SimHei" w:cs="Times New Roman"/>
          <w:b/>
          <w:sz w:val="18"/>
        </w:rPr>
      </w:pPr>
      <w:moveFrom w:id="94" w:author="#CUI SHUAIWEN#" w:date="2026-02-12T23:59:00Z" w16du:dateUtc="2026-02-12T15:59:00Z">
        <w:r w:rsidRPr="006930F0" w:rsidDel="002A19E3">
          <w:rPr>
            <w:rFonts w:eastAsia="SimHei" w:cs="Times New Roman"/>
            <w:b/>
            <w:sz w:val="18"/>
          </w:rPr>
          <w:t>图</w:t>
        </w:r>
        <w:r w:rsidRPr="006930F0" w:rsidDel="002A19E3">
          <w:rPr>
            <w:rFonts w:eastAsia="SimHei" w:cs="Times New Roman" w:hint="eastAsia"/>
            <w:b/>
            <w:sz w:val="18"/>
          </w:rPr>
          <w:t>3</w:t>
        </w:r>
        <w:r w:rsidRPr="006930F0" w:rsidDel="002A19E3">
          <w:rPr>
            <w:rFonts w:eastAsia="SimHei" w:cs="Times New Roman"/>
            <w:b/>
            <w:sz w:val="18"/>
          </w:rPr>
          <w:t xml:space="preserve"> </w:t>
        </w:r>
        <w:r w:rsidRPr="006930F0" w:rsidDel="002A19E3">
          <w:rPr>
            <w:rFonts w:eastAsia="SimHei" w:cs="Times New Roman"/>
            <w:b/>
            <w:sz w:val="18"/>
          </w:rPr>
          <w:t>计算性能在</w:t>
        </w:r>
        <w:r w:rsidRPr="006930F0" w:rsidDel="002A19E3">
          <w:rPr>
            <w:rFonts w:eastAsia="SimHei" w:cs="Times New Roman"/>
            <w:b/>
            <w:sz w:val="18"/>
          </w:rPr>
          <w:t xml:space="preserve"> 20 </w:t>
        </w:r>
        <w:r w:rsidRPr="006930F0" w:rsidDel="002A19E3">
          <w:rPr>
            <w:rFonts w:eastAsia="SimHei" w:cs="Times New Roman"/>
            <w:b/>
            <w:sz w:val="18"/>
          </w:rPr>
          <w:t>组配置下的表现</w:t>
        </w:r>
        <w:r w:rsidRPr="006930F0" w:rsidDel="002A19E3">
          <w:rPr>
            <w:rFonts w:eastAsia="SimHei" w:cs="Times New Roman"/>
            <w:b/>
            <w:sz w:val="18"/>
          </w:rPr>
          <w:t xml:space="preserve"> </w:t>
        </w:r>
        <w:r w:rsidRPr="006930F0" w:rsidDel="002A19E3">
          <w:rPr>
            <w:rFonts w:eastAsia="SimHei" w:cs="Times New Roman"/>
            <w:b/>
            <w:sz w:val="18"/>
          </w:rPr>
          <w:t>（</w:t>
        </w:r>
        <w:r w:rsidRPr="006930F0" w:rsidDel="002A19E3">
          <w:rPr>
            <w:rFonts w:eastAsia="SimHei" w:cs="Times New Roman"/>
            <w:b/>
            <w:sz w:val="18"/>
          </w:rPr>
          <w:t>a</w:t>
        </w:r>
        <w:r w:rsidRPr="006930F0" w:rsidDel="002A19E3">
          <w:rPr>
            <w:rFonts w:eastAsia="SimHei" w:cs="Times New Roman"/>
            <w:b/>
            <w:sz w:val="18"/>
          </w:rPr>
          <w:t>）训练时间；（</w:t>
        </w:r>
        <w:r w:rsidRPr="006930F0" w:rsidDel="002A19E3">
          <w:rPr>
            <w:rFonts w:eastAsia="SimHei" w:cs="Times New Roman"/>
            <w:b/>
            <w:sz w:val="18"/>
          </w:rPr>
          <w:t>b</w:t>
        </w:r>
        <w:r w:rsidRPr="006930F0" w:rsidDel="002A19E3">
          <w:rPr>
            <w:rFonts w:eastAsia="SimHei" w:cs="Times New Roman"/>
            <w:b/>
            <w:sz w:val="18"/>
          </w:rPr>
          <w:t>）推理时间；（</w:t>
        </w:r>
        <w:r w:rsidRPr="006930F0" w:rsidDel="002A19E3">
          <w:rPr>
            <w:rFonts w:eastAsia="SimHei" w:cs="Times New Roman"/>
            <w:b/>
            <w:sz w:val="18"/>
          </w:rPr>
          <w:t>c</w:t>
        </w:r>
        <w:r w:rsidRPr="006930F0" w:rsidDel="002A19E3">
          <w:rPr>
            <w:rFonts w:eastAsia="SimHei" w:cs="Times New Roman"/>
            <w:b/>
            <w:sz w:val="18"/>
          </w:rPr>
          <w:t>）内存占用</w:t>
        </w:r>
      </w:moveFrom>
    </w:p>
    <w:p w14:paraId="7B3006C6" w14:textId="6E01C1B0" w:rsidR="002F7FD9" w:rsidRPr="006930F0" w:rsidDel="002A19E3" w:rsidRDefault="002F7FD9" w:rsidP="002F7FD9">
      <w:pPr>
        <w:jc w:val="center"/>
        <w:rPr>
          <w:moveFrom w:id="95" w:author="#CUI SHUAIWEN#" w:date="2026-02-12T23:59:00Z" w16du:dateUtc="2026-02-12T15:59:00Z"/>
          <w:rFonts w:eastAsia="SimHei" w:cs="Times New Roman"/>
          <w:b/>
          <w:sz w:val="18"/>
        </w:rPr>
      </w:pPr>
      <w:moveFrom w:id="96" w:author="#CUI SHUAIWEN#" w:date="2026-02-12T23:59:00Z" w16du:dateUtc="2026-02-12T15:59:00Z">
        <w:r w:rsidDel="002A19E3">
          <w:rPr>
            <w:rFonts w:eastAsia="SimHei" w:cs="Times New Roman" w:hint="eastAsia"/>
            <w:b/>
            <w:sz w:val="18"/>
          </w:rPr>
          <w:t xml:space="preserve">Fig. 3 </w:t>
        </w:r>
        <w:r w:rsidRPr="006930F0" w:rsidDel="002A19E3">
          <w:rPr>
            <w:rFonts w:eastAsia="SimHei" w:cs="Times New Roman"/>
            <w:b/>
            <w:sz w:val="18"/>
          </w:rPr>
          <w:t>Computational performance under 20 configurations (a) Training time; (b) Inference time; (c) Memory usage</w:t>
        </w:r>
      </w:moveFrom>
    </w:p>
    <w:moveFromRangeEnd w:id="91"/>
    <w:p w14:paraId="31DF021B" w14:textId="3328BFA3"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按预测长度分层可见：（</w:t>
      </w:r>
      <w:r w:rsidRPr="00CE0786">
        <w:rPr>
          <w:rFonts w:cs="Times New Roman"/>
          <w:color w:val="000000" w:themeColor="text1"/>
        </w:rPr>
        <w:t>1</w:t>
      </w:r>
      <w:r w:rsidRPr="00CE0786">
        <w:rPr>
          <w:rFonts w:cs="Times New Roman"/>
          <w:color w:val="000000" w:themeColor="text1"/>
        </w:rPr>
        <w:t>）预测长度</w:t>
      </w:r>
      <w:r w:rsidRPr="00CE0786">
        <w:rPr>
          <w:rFonts w:cs="Times New Roman"/>
          <w:color w:val="000000" w:themeColor="text1"/>
        </w:rPr>
        <w:t xml:space="preserve"> 1 </w:t>
      </w:r>
      <w:r w:rsidRPr="00CE0786">
        <w:rPr>
          <w:rFonts w:cs="Times New Roman"/>
          <w:color w:val="000000" w:themeColor="text1"/>
        </w:rPr>
        <w:t>步：五种输入长度下</w:t>
      </w:r>
      <w:r w:rsidRPr="00CE0786">
        <w:rPr>
          <w:rFonts w:cs="Times New Roman"/>
          <w:color w:val="000000" w:themeColor="text1"/>
        </w:rPr>
        <w:t xml:space="preserve"> R² </w:t>
      </w:r>
      <w:r w:rsidRPr="00CE0786">
        <w:rPr>
          <w:rFonts w:cs="Times New Roman"/>
          <w:color w:val="000000" w:themeColor="text1"/>
        </w:rPr>
        <w:t>均在</w:t>
      </w:r>
      <w:r w:rsidRPr="00CE0786">
        <w:rPr>
          <w:rFonts w:cs="Times New Roman"/>
          <w:color w:val="000000" w:themeColor="text1"/>
        </w:rPr>
        <w:t xml:space="preserve"> 0.884</w:t>
      </w:r>
      <w:r w:rsidRPr="00CE0786">
        <w:rPr>
          <w:rFonts w:cs="Times New Roman"/>
          <w:color w:val="000000" w:themeColor="text1"/>
        </w:rPr>
        <w:t>～</w:t>
      </w:r>
      <w:r w:rsidRPr="00CE0786">
        <w:rPr>
          <w:rFonts w:cs="Times New Roman"/>
          <w:color w:val="000000" w:themeColor="text1"/>
        </w:rPr>
        <w:t xml:space="preserve">0.892 </w:t>
      </w:r>
      <w:r w:rsidRPr="00CE0786">
        <w:rPr>
          <w:rFonts w:cs="Times New Roman"/>
          <w:color w:val="000000" w:themeColor="text1"/>
        </w:rPr>
        <w:t>之间，输入</w:t>
      </w:r>
      <w:r w:rsidRPr="00CE0786">
        <w:rPr>
          <w:rFonts w:cs="Times New Roman"/>
          <w:color w:val="000000" w:themeColor="text1"/>
        </w:rPr>
        <w:t xml:space="preserve"> 120 </w:t>
      </w:r>
      <w:r w:rsidRPr="00CE0786">
        <w:rPr>
          <w:rFonts w:cs="Times New Roman"/>
          <w:color w:val="000000" w:themeColor="text1"/>
        </w:rPr>
        <w:t>步时最优（</w:t>
      </w:r>
      <w:r w:rsidRPr="00CE0786">
        <w:rPr>
          <w:rFonts w:cs="Times New Roman"/>
          <w:color w:val="000000" w:themeColor="text1"/>
        </w:rPr>
        <w:t>R²=0.892</w:t>
      </w:r>
      <w:r w:rsidRPr="00CE0786">
        <w:rPr>
          <w:rFonts w:cs="Times New Roman"/>
          <w:color w:val="000000" w:themeColor="text1"/>
        </w:rPr>
        <w:t>），输入仅</w:t>
      </w:r>
      <w:r w:rsidRPr="00CE0786">
        <w:rPr>
          <w:rFonts w:cs="Times New Roman"/>
          <w:color w:val="000000" w:themeColor="text1"/>
        </w:rPr>
        <w:t xml:space="preserve"> 6 </w:t>
      </w:r>
      <w:r w:rsidRPr="00CE0786">
        <w:rPr>
          <w:rFonts w:cs="Times New Roman"/>
          <w:color w:val="000000" w:themeColor="text1"/>
        </w:rPr>
        <w:t>步时已达</w:t>
      </w:r>
      <w:r w:rsidRPr="00CE0786">
        <w:rPr>
          <w:rFonts w:cs="Times New Roman"/>
          <w:color w:val="000000" w:themeColor="text1"/>
        </w:rPr>
        <w:t xml:space="preserve"> R²=0.886</w:t>
      </w:r>
      <w:r w:rsidRPr="00CE0786">
        <w:rPr>
          <w:rFonts w:cs="Times New Roman"/>
          <w:color w:val="000000" w:themeColor="text1"/>
        </w:rPr>
        <w:t>，说明单步预测对历史长度不敏感。（</w:t>
      </w:r>
      <w:r w:rsidRPr="00CE0786">
        <w:rPr>
          <w:rFonts w:cs="Times New Roman"/>
          <w:color w:val="000000" w:themeColor="text1"/>
        </w:rPr>
        <w:t>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w:t>
      </w:r>
      <w:r w:rsidRPr="00CE0786">
        <w:rPr>
          <w:rFonts w:cs="Times New Roman"/>
          <w:color w:val="000000" w:themeColor="text1"/>
        </w:rPr>
        <w:t xml:space="preserve">R² </w:t>
      </w:r>
      <w:r w:rsidRPr="00CE0786">
        <w:rPr>
          <w:rFonts w:cs="Times New Roman"/>
          <w:color w:val="000000" w:themeColor="text1"/>
        </w:rPr>
        <w:t>在</w:t>
      </w:r>
      <w:r w:rsidRPr="00CE0786">
        <w:rPr>
          <w:rFonts w:cs="Times New Roman"/>
          <w:color w:val="000000" w:themeColor="text1"/>
        </w:rPr>
        <w:t xml:space="preserve"> 0.649</w:t>
      </w:r>
      <w:r w:rsidRPr="00CE0786">
        <w:rPr>
          <w:rFonts w:cs="Times New Roman"/>
          <w:color w:val="000000" w:themeColor="text1"/>
        </w:rPr>
        <w:t>～</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6 </w:t>
      </w:r>
      <w:r w:rsidRPr="00CE0786">
        <w:rPr>
          <w:rFonts w:cs="Times New Roman"/>
          <w:color w:val="000000" w:themeColor="text1"/>
        </w:rPr>
        <w:t>步时最高（</w:t>
      </w:r>
      <w:r w:rsidRPr="00CE0786">
        <w:rPr>
          <w:rFonts w:cs="Times New Roman"/>
          <w:color w:val="000000" w:themeColor="text1"/>
        </w:rPr>
        <w:t>0.710</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步时最低（</w:t>
      </w:r>
      <w:r w:rsidRPr="00CE0786">
        <w:rPr>
          <w:rFonts w:cs="Times New Roman"/>
          <w:color w:val="000000" w:themeColor="text1"/>
        </w:rPr>
        <w:t>0.649</w:t>
      </w:r>
      <w:r w:rsidRPr="00CE0786">
        <w:rPr>
          <w:rFonts w:cs="Times New Roman"/>
          <w:color w:val="000000" w:themeColor="text1"/>
        </w:rPr>
        <w:t>），过长输入未带来精度提升。（</w:t>
      </w:r>
      <w:r w:rsidRPr="00CE0786">
        <w:rPr>
          <w:rFonts w:cs="Times New Roman"/>
          <w:color w:val="000000" w:themeColor="text1"/>
        </w:rPr>
        <w:t>3</w:t>
      </w:r>
      <w:r w:rsidRPr="00CE0786">
        <w:rPr>
          <w:rFonts w:cs="Times New Roman"/>
          <w:color w:val="000000" w:themeColor="text1"/>
        </w:rPr>
        <w:t>）预测长度</w:t>
      </w:r>
      <w:r w:rsidRPr="00CE0786">
        <w:rPr>
          <w:rFonts w:cs="Times New Roman"/>
          <w:color w:val="000000" w:themeColor="text1"/>
        </w:rPr>
        <w:t xml:space="preserve"> 120 </w:t>
      </w:r>
      <w:r w:rsidRPr="00CE0786">
        <w:rPr>
          <w:rFonts w:cs="Times New Roman"/>
          <w:color w:val="000000" w:themeColor="text1"/>
        </w:rPr>
        <w:t>步：仅当输入长度同为</w:t>
      </w:r>
      <w:r w:rsidRPr="00CE0786">
        <w:rPr>
          <w:rFonts w:cs="Times New Roman"/>
          <w:color w:val="000000" w:themeColor="text1"/>
        </w:rPr>
        <w:t xml:space="preserve"> 120 </w:t>
      </w:r>
      <w:r w:rsidRPr="00CE0786">
        <w:rPr>
          <w:rFonts w:cs="Times New Roman"/>
          <w:color w:val="000000" w:themeColor="text1"/>
        </w:rPr>
        <w:t>步时取得正</w:t>
      </w:r>
      <w:r w:rsidRPr="00CE0786">
        <w:rPr>
          <w:rFonts w:cs="Times New Roman"/>
          <w:color w:val="000000" w:themeColor="text1"/>
        </w:rPr>
        <w:t xml:space="preserve"> R²</w:t>
      </w:r>
      <w:r w:rsidRPr="00CE0786">
        <w:rPr>
          <w:rFonts w:cs="Times New Roman"/>
          <w:color w:val="000000" w:themeColor="text1"/>
        </w:rPr>
        <w:t>（</w:t>
      </w:r>
      <w:r w:rsidRPr="00CE0786">
        <w:rPr>
          <w:rFonts w:cs="Times New Roman"/>
          <w:color w:val="000000" w:themeColor="text1"/>
        </w:rPr>
        <w:t>0.104</w:t>
      </w:r>
      <w:r w:rsidRPr="00CE0786">
        <w:rPr>
          <w:rFonts w:cs="Times New Roman"/>
          <w:color w:val="000000" w:themeColor="text1"/>
        </w:rPr>
        <w:t>），其余均为负，表明输入与预测长度相匹配在该尺度下有利于缓解精度恶化。（</w:t>
      </w:r>
      <w:r w:rsidRPr="00CE0786">
        <w:rPr>
          <w:rFonts w:cs="Times New Roman"/>
          <w:color w:val="000000" w:themeColor="text1"/>
        </w:rPr>
        <w:t>4</w:t>
      </w:r>
      <w:r w:rsidRPr="00CE0786">
        <w:rPr>
          <w:rFonts w:cs="Times New Roman"/>
          <w:color w:val="000000" w:themeColor="text1"/>
        </w:rPr>
        <w:t>）预测长度</w:t>
      </w:r>
      <w:r w:rsidRPr="00CE0786">
        <w:rPr>
          <w:rFonts w:cs="Times New Roman"/>
          <w:color w:val="000000" w:themeColor="text1"/>
        </w:rPr>
        <w:t xml:space="preserve"> 360 </w:t>
      </w:r>
      <w:r w:rsidRPr="00CE0786">
        <w:rPr>
          <w:rFonts w:cs="Times New Roman"/>
          <w:color w:val="000000" w:themeColor="text1"/>
        </w:rPr>
        <w:t>步：各配置</w:t>
      </w:r>
      <w:r w:rsidRPr="00CE0786">
        <w:rPr>
          <w:rFonts w:cs="Times New Roman"/>
          <w:color w:val="000000" w:themeColor="text1"/>
        </w:rPr>
        <w:t xml:space="preserve"> R² </w:t>
      </w:r>
      <w:r w:rsidRPr="00CE0786">
        <w:rPr>
          <w:rFonts w:cs="Times New Roman"/>
          <w:color w:val="000000" w:themeColor="text1"/>
        </w:rPr>
        <w:t>均为负，最差约</w:t>
      </w:r>
      <w:r w:rsidRPr="00CE0786">
        <w:rPr>
          <w:rFonts w:cs="Times New Roman"/>
          <w:color w:val="000000" w:themeColor="text1"/>
        </w:rPr>
        <w:t xml:space="preserve"> -0.447</w:t>
      </w:r>
      <w:r w:rsidRPr="00CE0786">
        <w:rPr>
          <w:rFonts w:cs="Times New Roman"/>
          <w:color w:val="000000" w:themeColor="text1"/>
        </w:rPr>
        <w:t>，直接长时多步预测在本数据与模型下难度较大。如图</w:t>
      </w:r>
      <w:r w:rsidRPr="00CE0786">
        <w:rPr>
          <w:rFonts w:cs="Times New Roman"/>
          <w:color w:val="000000" w:themeColor="text1"/>
        </w:rPr>
        <w:t xml:space="preserve"> </w:t>
      </w:r>
      <w:r w:rsidR="00256B77">
        <w:rPr>
          <w:rFonts w:cs="Times New Roman" w:hint="eastAsia"/>
          <w:color w:val="000000" w:themeColor="text1"/>
        </w:rPr>
        <w:t>2</w:t>
      </w:r>
      <w:r w:rsidRPr="00CE0786">
        <w:rPr>
          <w:rFonts w:cs="Times New Roman"/>
          <w:color w:val="000000" w:themeColor="text1"/>
        </w:rPr>
        <w:t xml:space="preserve"> </w:t>
      </w:r>
      <w:r w:rsidRPr="00CE0786">
        <w:rPr>
          <w:rFonts w:cs="Times New Roman"/>
          <w:color w:val="000000" w:themeColor="text1"/>
        </w:rPr>
        <w:t>所示，四类精度指标在</w:t>
      </w:r>
      <w:r w:rsidRPr="00CE0786">
        <w:rPr>
          <w:rFonts w:cs="Times New Roman"/>
          <w:color w:val="000000" w:themeColor="text1"/>
        </w:rPr>
        <w:t xml:space="preserve"> 20 </w:t>
      </w:r>
      <w:r w:rsidRPr="00CE0786">
        <w:rPr>
          <w:rFonts w:cs="Times New Roman"/>
          <w:color w:val="000000" w:themeColor="text1"/>
        </w:rPr>
        <w:t>组配置下的表现以柱状图形式给出。</w:t>
      </w:r>
    </w:p>
    <w:p w14:paraId="6F80E475" w14:textId="5E9B4456" w:rsidR="00CE0786" w:rsidRPr="00C8749B" w:rsidRDefault="0026769C" w:rsidP="00CE0786">
      <w:pPr>
        <w:rPr>
          <w:rFonts w:eastAsia="SimHei" w:cs="Times New Roman"/>
          <w:b/>
          <w:color w:val="000000" w:themeColor="text1"/>
          <w:sz w:val="24"/>
          <w:szCs w:val="24"/>
        </w:rPr>
      </w:pPr>
      <w:r w:rsidRPr="00C8749B">
        <w:rPr>
          <w:rFonts w:eastAsia="SimHei" w:cs="Times New Roman" w:hint="eastAsia"/>
          <w:b/>
          <w:color w:val="000000" w:themeColor="text1"/>
          <w:sz w:val="24"/>
          <w:szCs w:val="24"/>
        </w:rPr>
        <w:t xml:space="preserve">3.2 </w:t>
      </w:r>
      <w:r w:rsidR="00CE0786" w:rsidRPr="00C8749B">
        <w:rPr>
          <w:rFonts w:eastAsia="SimHei" w:cs="Times New Roman"/>
          <w:b/>
          <w:color w:val="000000" w:themeColor="text1"/>
          <w:sz w:val="24"/>
          <w:szCs w:val="24"/>
        </w:rPr>
        <w:t>计算性能</w:t>
      </w:r>
    </w:p>
    <w:p w14:paraId="4C780EC7" w14:textId="6ADC8A4B" w:rsidR="00CE0786" w:rsidRDefault="00CE0786" w:rsidP="00CE0786">
      <w:pPr>
        <w:ind w:firstLineChars="200" w:firstLine="420"/>
        <w:rPr>
          <w:rFonts w:cs="Times New Roman"/>
          <w:color w:val="000000" w:themeColor="text1"/>
        </w:rPr>
      </w:pPr>
      <w:r w:rsidRPr="00CE0786">
        <w:rPr>
          <w:rFonts w:cs="Times New Roman"/>
          <w:color w:val="000000" w:themeColor="text1"/>
        </w:rPr>
        <w:t>训练时间随序列长度与预测长度增加而明显上升，与自注意力复杂度及输出维度随</w:t>
      </w:r>
      <w:r w:rsidRPr="00CE0786">
        <w:rPr>
          <w:rFonts w:cs="Times New Roman"/>
          <w:color w:val="000000" w:themeColor="text1"/>
        </w:rPr>
        <w:t xml:space="preserve"> (</w:t>
      </w:r>
      <w:r w:rsidRPr="00CE306E">
        <w:rPr>
          <w:rFonts w:cs="Times New Roman"/>
          <w:i/>
          <w:iCs/>
          <w:color w:val="000000" w:themeColor="text1"/>
        </w:rPr>
        <w:t>T, H</w:t>
      </w:r>
      <w:r w:rsidRPr="00CE0786">
        <w:rPr>
          <w:rFonts w:cs="Times New Roman"/>
          <w:color w:val="000000" w:themeColor="text1"/>
        </w:rPr>
        <w:t xml:space="preserve">) </w:t>
      </w:r>
      <w:r w:rsidRPr="00CE0786">
        <w:rPr>
          <w:rFonts w:cs="Times New Roman"/>
          <w:color w:val="000000" w:themeColor="text1"/>
        </w:rPr>
        <w:t>增大一致。单步预测下，输入</w:t>
      </w:r>
      <w:r w:rsidRPr="00CE0786">
        <w:rPr>
          <w:rFonts w:cs="Times New Roman"/>
          <w:color w:val="000000" w:themeColor="text1"/>
        </w:rPr>
        <w:t xml:space="preserve"> 6 </w:t>
      </w:r>
      <w:r w:rsidRPr="00CE0786">
        <w:rPr>
          <w:rFonts w:cs="Times New Roman"/>
          <w:color w:val="000000" w:themeColor="text1"/>
        </w:rPr>
        <w:t>步约</w:t>
      </w:r>
      <w:r w:rsidRPr="00CE0786">
        <w:rPr>
          <w:rFonts w:cs="Times New Roman"/>
          <w:color w:val="000000" w:themeColor="text1"/>
        </w:rPr>
        <w:t xml:space="preserve"> 80 s</w:t>
      </w:r>
      <w:r w:rsidRPr="00CE0786">
        <w:rPr>
          <w:rFonts w:cs="Times New Roman"/>
          <w:color w:val="000000" w:themeColor="text1"/>
        </w:rPr>
        <w:t>，输入</w:t>
      </w:r>
      <w:r w:rsidRPr="00CE0786">
        <w:rPr>
          <w:rFonts w:cs="Times New Roman"/>
          <w:color w:val="000000" w:themeColor="text1"/>
        </w:rPr>
        <w:t xml:space="preserve"> 120 </w:t>
      </w:r>
      <w:r w:rsidRPr="00CE0786">
        <w:rPr>
          <w:rFonts w:cs="Times New Roman"/>
          <w:color w:val="000000" w:themeColor="text1"/>
        </w:rPr>
        <w:t>步约</w:t>
      </w:r>
      <w:r w:rsidRPr="00CE0786">
        <w:rPr>
          <w:rFonts w:cs="Times New Roman"/>
          <w:color w:val="000000" w:themeColor="text1"/>
        </w:rPr>
        <w:t xml:space="preserve"> 529 s</w:t>
      </w:r>
      <w:r w:rsidRPr="00CE0786">
        <w:rPr>
          <w:rFonts w:cs="Times New Roman"/>
          <w:color w:val="000000" w:themeColor="text1"/>
        </w:rPr>
        <w:t>，输入</w:t>
      </w:r>
      <w:r w:rsidRPr="00CE0786">
        <w:rPr>
          <w:rFonts w:cs="Times New Roman"/>
          <w:color w:val="000000" w:themeColor="text1"/>
        </w:rPr>
        <w:t xml:space="preserve"> 360 </w:t>
      </w:r>
      <w:r w:rsidRPr="00CE0786">
        <w:rPr>
          <w:rFonts w:cs="Times New Roman"/>
          <w:color w:val="000000" w:themeColor="text1"/>
        </w:rPr>
        <w:t>步约</w:t>
      </w:r>
      <w:r w:rsidRPr="00CE0786">
        <w:rPr>
          <w:rFonts w:cs="Times New Roman"/>
          <w:color w:val="000000" w:themeColor="text1"/>
        </w:rPr>
        <w:t xml:space="preserve"> 3718 s</w:t>
      </w:r>
      <w:r w:rsidRPr="00CE0786">
        <w:rPr>
          <w:rFonts w:cs="Times New Roman"/>
          <w:color w:val="000000" w:themeColor="text1"/>
        </w:rPr>
        <w:t>；自</w:t>
      </w:r>
      <w:r w:rsidRPr="00CE0786">
        <w:rPr>
          <w:rFonts w:cs="Times New Roman"/>
          <w:color w:val="000000" w:themeColor="text1"/>
        </w:rPr>
        <w:t xml:space="preserve"> 6 </w:t>
      </w:r>
      <w:r w:rsidRPr="00CE0786">
        <w:rPr>
          <w:rFonts w:cs="Times New Roman"/>
          <w:color w:val="000000" w:themeColor="text1"/>
        </w:rPr>
        <w:t>步增至</w:t>
      </w:r>
      <w:r w:rsidRPr="00CE0786">
        <w:rPr>
          <w:rFonts w:cs="Times New Roman"/>
          <w:color w:val="000000" w:themeColor="text1"/>
        </w:rPr>
        <w:t xml:space="preserve"> 120 </w:t>
      </w:r>
      <w:r w:rsidRPr="00CE0786">
        <w:rPr>
          <w:rFonts w:cs="Times New Roman"/>
          <w:color w:val="000000" w:themeColor="text1"/>
        </w:rPr>
        <w:t>步，训练时间增加约</w:t>
      </w:r>
      <w:r w:rsidRPr="00CE0786">
        <w:rPr>
          <w:rFonts w:cs="Times New Roman"/>
          <w:color w:val="000000" w:themeColor="text1"/>
        </w:rPr>
        <w:t xml:space="preserve"> 6.6 </w:t>
      </w:r>
      <w:r w:rsidRPr="00CE0786">
        <w:rPr>
          <w:rFonts w:cs="Times New Roman"/>
          <w:color w:val="000000" w:themeColor="text1"/>
        </w:rPr>
        <w:t>倍，而</w:t>
      </w:r>
      <w:r w:rsidRPr="00CE0786">
        <w:rPr>
          <w:rFonts w:cs="Times New Roman"/>
          <w:color w:val="000000" w:themeColor="text1"/>
        </w:rPr>
        <w:t xml:space="preserve"> R² </w:t>
      </w:r>
      <w:r w:rsidRPr="00CE0786">
        <w:rPr>
          <w:rFonts w:cs="Times New Roman"/>
          <w:color w:val="000000" w:themeColor="text1"/>
        </w:rPr>
        <w:t>仅自</w:t>
      </w:r>
      <w:r w:rsidRPr="00CE0786">
        <w:rPr>
          <w:rFonts w:cs="Times New Roman"/>
          <w:color w:val="000000" w:themeColor="text1"/>
        </w:rPr>
        <w:t xml:space="preserve"> 0.886 </w:t>
      </w:r>
      <w:r w:rsidRPr="00CE0786">
        <w:rPr>
          <w:rFonts w:cs="Times New Roman"/>
          <w:color w:val="000000" w:themeColor="text1"/>
        </w:rPr>
        <w:t>提升至</w:t>
      </w:r>
      <w:r w:rsidRPr="00CE0786">
        <w:rPr>
          <w:rFonts w:cs="Times New Roman"/>
          <w:color w:val="000000" w:themeColor="text1"/>
        </w:rPr>
        <w:t xml:space="preserve"> 0.892</w:t>
      </w:r>
      <w:r w:rsidRPr="00CE0786">
        <w:rPr>
          <w:rFonts w:cs="Times New Roman"/>
          <w:color w:val="000000" w:themeColor="text1"/>
        </w:rPr>
        <w:t>（约</w:t>
      </w:r>
      <w:r w:rsidRPr="00CE0786">
        <w:rPr>
          <w:rFonts w:cs="Times New Roman"/>
          <w:color w:val="000000" w:themeColor="text1"/>
        </w:rPr>
        <w:t xml:space="preserve"> 0.6 </w:t>
      </w:r>
      <w:r w:rsidRPr="00CE0786">
        <w:rPr>
          <w:rFonts w:cs="Times New Roman"/>
          <w:color w:val="000000" w:themeColor="text1"/>
        </w:rPr>
        <w:t>个百分点），呈现明显的边际收益递减，说明在单步预测场景下采用过长输入从成本上不划算。整测试集推理时间自约</w:t>
      </w:r>
      <w:r w:rsidRPr="00CE0786">
        <w:rPr>
          <w:rFonts w:cs="Times New Roman"/>
          <w:color w:val="000000" w:themeColor="text1"/>
        </w:rPr>
        <w:t xml:space="preserve"> 48.6 ms</w:t>
      </w:r>
      <w:r w:rsidRPr="00CE0786">
        <w:rPr>
          <w:rFonts w:cs="Times New Roman"/>
          <w:color w:val="000000" w:themeColor="text1"/>
        </w:rPr>
        <w:t>（</w:t>
      </w:r>
      <w:r w:rsidRPr="00CE0786">
        <w:rPr>
          <w:rFonts w:cs="Times New Roman"/>
          <w:color w:val="000000" w:themeColor="text1"/>
        </w:rPr>
        <w:t xml:space="preserve">6 </w:t>
      </w:r>
      <w:r w:rsidRPr="00CE0786">
        <w:rPr>
          <w:rFonts w:cs="Times New Roman"/>
          <w:color w:val="000000" w:themeColor="text1"/>
        </w:rPr>
        <w:t>步输入、</w:t>
      </w:r>
      <w:r w:rsidRPr="00CE0786">
        <w:rPr>
          <w:rFonts w:cs="Times New Roman"/>
          <w:color w:val="000000" w:themeColor="text1"/>
        </w:rPr>
        <w:t xml:space="preserve">1 </w:t>
      </w:r>
      <w:r w:rsidRPr="00CE0786">
        <w:rPr>
          <w:rFonts w:cs="Times New Roman"/>
          <w:color w:val="000000" w:themeColor="text1"/>
        </w:rPr>
        <w:t>步预测）至约</w:t>
      </w:r>
      <w:r w:rsidRPr="00CE0786">
        <w:rPr>
          <w:rFonts w:cs="Times New Roman"/>
          <w:color w:val="000000" w:themeColor="text1"/>
        </w:rPr>
        <w:t xml:space="preserve"> 14.5 s</w:t>
      </w:r>
      <w:r w:rsidRPr="00CE0786">
        <w:rPr>
          <w:rFonts w:cs="Times New Roman"/>
          <w:color w:val="000000" w:themeColor="text1"/>
        </w:rPr>
        <w:t>（</w:t>
      </w:r>
      <w:r w:rsidRPr="00CE0786">
        <w:rPr>
          <w:rFonts w:cs="Times New Roman"/>
          <w:color w:val="000000" w:themeColor="text1"/>
        </w:rPr>
        <w:t xml:space="preserve">360 </w:t>
      </w:r>
      <w:r w:rsidRPr="00CE0786">
        <w:rPr>
          <w:rFonts w:cs="Times New Roman"/>
          <w:color w:val="000000" w:themeColor="text1"/>
        </w:rPr>
        <w:t>步输入、</w:t>
      </w:r>
      <w:r w:rsidRPr="00CE0786">
        <w:rPr>
          <w:rFonts w:cs="Times New Roman"/>
          <w:color w:val="000000" w:themeColor="text1"/>
        </w:rPr>
        <w:t xml:space="preserve">360 </w:t>
      </w:r>
      <w:r w:rsidRPr="00CE0786">
        <w:rPr>
          <w:rFonts w:cs="Times New Roman"/>
          <w:color w:val="000000" w:themeColor="text1"/>
        </w:rPr>
        <w:t>步预测），内存占用自约</w:t>
      </w:r>
      <w:r w:rsidRPr="00CE0786">
        <w:rPr>
          <w:rFonts w:cs="Times New Roman"/>
          <w:color w:val="000000" w:themeColor="text1"/>
        </w:rPr>
        <w:t xml:space="preserve"> 484 MB </w:t>
      </w:r>
      <w:r w:rsidRPr="00CE0786">
        <w:rPr>
          <w:rFonts w:cs="Times New Roman"/>
          <w:color w:val="000000" w:themeColor="text1"/>
        </w:rPr>
        <w:t>至约</w:t>
      </w:r>
      <w:r w:rsidRPr="00CE0786">
        <w:rPr>
          <w:rFonts w:cs="Times New Roman"/>
          <w:color w:val="000000" w:themeColor="text1"/>
        </w:rPr>
        <w:t xml:space="preserve"> 4104 MB</w:t>
      </w:r>
      <w:r w:rsidRPr="00CE0786">
        <w:rPr>
          <w:rFonts w:cs="Times New Roman"/>
          <w:color w:val="000000" w:themeColor="text1"/>
        </w:rPr>
        <w:t>，长序列与长预测配置对部署设备的算力与内存要求较高。如图</w:t>
      </w:r>
      <w:r w:rsidRPr="00CE0786">
        <w:rPr>
          <w:rFonts w:cs="Times New Roman"/>
          <w:color w:val="000000" w:themeColor="text1"/>
        </w:rPr>
        <w:t xml:space="preserve"> </w:t>
      </w:r>
      <w:r w:rsidR="00441DA5">
        <w:rPr>
          <w:rFonts w:cs="Times New Roman" w:hint="eastAsia"/>
          <w:color w:val="000000" w:themeColor="text1"/>
        </w:rPr>
        <w:t>3</w:t>
      </w:r>
      <w:r w:rsidRPr="00CE0786">
        <w:rPr>
          <w:rFonts w:cs="Times New Roman"/>
          <w:color w:val="000000" w:themeColor="text1"/>
        </w:rPr>
        <w:t xml:space="preserve"> </w:t>
      </w:r>
      <w:r w:rsidRPr="00CE0786">
        <w:rPr>
          <w:rFonts w:cs="Times New Roman"/>
          <w:color w:val="000000" w:themeColor="text1"/>
        </w:rPr>
        <w:t>所示，训练时间、推理时间与内存占用在</w:t>
      </w:r>
      <w:r w:rsidRPr="00CE0786">
        <w:rPr>
          <w:rFonts w:cs="Times New Roman"/>
          <w:color w:val="000000" w:themeColor="text1"/>
        </w:rPr>
        <w:t xml:space="preserve"> 20 </w:t>
      </w:r>
      <w:r w:rsidRPr="00CE0786">
        <w:rPr>
          <w:rFonts w:cs="Times New Roman"/>
          <w:color w:val="000000" w:themeColor="text1"/>
        </w:rPr>
        <w:t>组上的对比便于在精度与资源之间做权衡。</w:t>
      </w:r>
    </w:p>
    <w:p w14:paraId="503037B3" w14:textId="3072C216" w:rsidR="002F7FD9" w:rsidDel="008F7FFA" w:rsidRDefault="002F7FD9" w:rsidP="002F7FD9">
      <w:pPr>
        <w:rPr>
          <w:moveFrom w:id="97" w:author="#CUI SHUAIWEN#" w:date="2026-02-13T00:00:00Z" w16du:dateUtc="2026-02-12T16:00:00Z"/>
          <w:rFonts w:cs="Times New Roman"/>
          <w:color w:val="000000" w:themeColor="text1"/>
        </w:rPr>
      </w:pPr>
      <w:moveFromRangeStart w:id="98" w:author="#CUI SHUAIWEN#" w:date="2026-02-13T00:00:00Z" w:name="move221833232"/>
      <w:moveFrom w:id="99" w:author="#CUI SHUAIWEN#" w:date="2026-02-13T00:00:00Z" w16du:dateUtc="2026-02-12T16:00:00Z">
        <w:r w:rsidDel="008F7FFA">
          <w:rPr>
            <w:noProof/>
          </w:rPr>
          <w:drawing>
            <wp:inline distT="0" distB="0" distL="0" distR="0" wp14:anchorId="275CD511" wp14:editId="74506D6C">
              <wp:extent cx="2867025" cy="2635114"/>
              <wp:effectExtent l="0" t="0" r="0" b="0"/>
              <wp:docPr id="806885986"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867025" cy="2635114"/>
                      </a:xfrm>
                      <a:prstGeom prst="rect">
                        <a:avLst/>
                      </a:prstGeom>
                      <a:noFill/>
                      <a:ln>
                        <a:noFill/>
                      </a:ln>
                      <a:extLst>
                        <a:ext uri="{53640926-AAD7-44D8-BBD7-CCE9431645EC}">
                          <a14:shadowObscured xmlns:a14="http://schemas.microsoft.com/office/drawing/2010/main"/>
                        </a:ext>
                      </a:extLst>
                    </pic:spPr>
                  </pic:pic>
                </a:graphicData>
              </a:graphic>
            </wp:inline>
          </w:drawing>
        </w:r>
      </w:moveFrom>
    </w:p>
    <w:p w14:paraId="64D5BA72" w14:textId="79A3612F" w:rsidR="002F7FD9" w:rsidDel="008F7FFA" w:rsidRDefault="002F7FD9" w:rsidP="002F7FD9">
      <w:pPr>
        <w:jc w:val="center"/>
        <w:rPr>
          <w:moveFrom w:id="100" w:author="#CUI SHUAIWEN#" w:date="2026-02-13T00:00:00Z" w16du:dateUtc="2026-02-12T16:00:00Z"/>
          <w:rFonts w:eastAsia="SimHei" w:cs="Times New Roman"/>
          <w:b/>
          <w:sz w:val="18"/>
        </w:rPr>
      </w:pPr>
      <w:moveFrom w:id="101" w:author="#CUI SHUAIWEN#" w:date="2026-02-13T00:00:00Z" w16du:dateUtc="2026-02-12T16:00:00Z">
        <w:r w:rsidRPr="00BA28CC" w:rsidDel="008F7FFA">
          <w:rPr>
            <w:rFonts w:eastAsia="SimHei" w:cs="Times New Roman"/>
            <w:b/>
            <w:sz w:val="18"/>
          </w:rPr>
          <w:t>图</w:t>
        </w:r>
        <w:r w:rsidDel="008F7FFA">
          <w:rPr>
            <w:rFonts w:eastAsia="SimHei" w:cs="Times New Roman" w:hint="eastAsia"/>
            <w:b/>
            <w:sz w:val="18"/>
          </w:rPr>
          <w:t>4</w:t>
        </w:r>
        <w:r w:rsidRPr="00BA28CC" w:rsidDel="008F7FFA">
          <w:rPr>
            <w:rFonts w:eastAsia="SimHei" w:cs="Times New Roman"/>
            <w:b/>
            <w:sz w:val="18"/>
          </w:rPr>
          <w:t xml:space="preserve"> R² </w:t>
        </w:r>
        <w:r w:rsidRPr="00BA28CC" w:rsidDel="008F7FFA">
          <w:rPr>
            <w:rFonts w:eastAsia="SimHei" w:cs="Times New Roman"/>
            <w:b/>
            <w:sz w:val="18"/>
          </w:rPr>
          <w:t>随序列长度与预测长度变化</w:t>
        </w:r>
      </w:moveFrom>
    </w:p>
    <w:p w14:paraId="765EA13F" w14:textId="59DB3A5E" w:rsidR="002F7FD9" w:rsidRPr="00BA28CC" w:rsidDel="008F7FFA" w:rsidRDefault="002F7FD9" w:rsidP="002F7FD9">
      <w:pPr>
        <w:jc w:val="center"/>
        <w:rPr>
          <w:moveFrom w:id="102" w:author="#CUI SHUAIWEN#" w:date="2026-02-13T00:00:00Z" w16du:dateUtc="2026-02-12T16:00:00Z"/>
          <w:rFonts w:eastAsia="SimHei" w:cs="Times New Roman"/>
          <w:b/>
          <w:sz w:val="18"/>
        </w:rPr>
      </w:pPr>
      <w:moveFrom w:id="103" w:author="#CUI SHUAIWEN#" w:date="2026-02-13T00:00:00Z" w16du:dateUtc="2026-02-12T16:00:00Z">
        <w:r w:rsidDel="008F7FFA">
          <w:rPr>
            <w:rFonts w:eastAsia="SimHei" w:cs="Times New Roman" w:hint="eastAsia"/>
            <w:b/>
            <w:sz w:val="18"/>
          </w:rPr>
          <w:t xml:space="preserve">Fig.4 </w:t>
        </w:r>
        <w:r w:rsidRPr="00BA28CC" w:rsidDel="008F7FFA">
          <w:rPr>
            <w:rFonts w:eastAsia="SimHei" w:cs="Times New Roman"/>
            <w:b/>
            <w:sz w:val="18"/>
          </w:rPr>
          <w:t>R² versus input sequence length and prediction length</w:t>
        </w:r>
      </w:moveFrom>
    </w:p>
    <w:moveFromRangeEnd w:id="98"/>
    <w:p w14:paraId="6DDDD730" w14:textId="67A5E6D1" w:rsidR="00CE0786" w:rsidRPr="00C8749B" w:rsidRDefault="0026769C" w:rsidP="00CE0786">
      <w:pPr>
        <w:rPr>
          <w:rFonts w:eastAsia="SimHei" w:cs="Times New Roman"/>
          <w:b/>
          <w:color w:val="000000" w:themeColor="text1"/>
          <w:sz w:val="24"/>
          <w:szCs w:val="24"/>
        </w:rPr>
      </w:pPr>
      <w:r w:rsidRPr="00C8749B">
        <w:rPr>
          <w:rFonts w:eastAsia="SimHei" w:cs="Times New Roman" w:hint="eastAsia"/>
          <w:b/>
          <w:color w:val="000000" w:themeColor="text1"/>
          <w:sz w:val="24"/>
          <w:szCs w:val="24"/>
        </w:rPr>
        <w:t xml:space="preserve">3.3 </w:t>
      </w:r>
      <w:r w:rsidR="00CE0786" w:rsidRPr="00C8749B">
        <w:rPr>
          <w:rFonts w:eastAsia="SimHei" w:cs="Times New Roman"/>
          <w:b/>
          <w:color w:val="000000" w:themeColor="text1"/>
          <w:sz w:val="24"/>
          <w:szCs w:val="24"/>
        </w:rPr>
        <w:t>时间尺度对</w:t>
      </w:r>
      <w:r w:rsidR="00CE0786" w:rsidRPr="00C8749B">
        <w:rPr>
          <w:rFonts w:eastAsia="SimHei" w:cs="Times New Roman"/>
          <w:b/>
          <w:color w:val="000000" w:themeColor="text1"/>
          <w:sz w:val="24"/>
          <w:szCs w:val="24"/>
        </w:rPr>
        <w:t xml:space="preserve"> R² </w:t>
      </w:r>
      <w:r w:rsidR="00CE0786" w:rsidRPr="00C8749B">
        <w:rPr>
          <w:rFonts w:eastAsia="SimHei" w:cs="Times New Roman"/>
          <w:b/>
          <w:color w:val="000000" w:themeColor="text1"/>
          <w:sz w:val="24"/>
          <w:szCs w:val="24"/>
        </w:rPr>
        <w:t>的联合影响</w:t>
      </w:r>
    </w:p>
    <w:p w14:paraId="64AFC110" w14:textId="242ACF1A" w:rsidR="00CE0786" w:rsidRDefault="00CE0786" w:rsidP="00CE0786">
      <w:pPr>
        <w:ind w:firstLineChars="200" w:firstLine="420"/>
        <w:rPr>
          <w:ins w:id="104" w:author="#CUI SHUAIWEN#" w:date="2026-02-13T00:00:00Z" w16du:dateUtc="2026-02-12T16:00:00Z"/>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5D59A5">
        <w:rPr>
          <w:rFonts w:cs="Times New Roman" w:hint="eastAsia"/>
          <w:color w:val="000000" w:themeColor="text1"/>
        </w:rPr>
        <w:t>4</w:t>
      </w:r>
      <w:r w:rsidRPr="00CE0786">
        <w:rPr>
          <w:rFonts w:cs="Times New Roman"/>
          <w:color w:val="000000" w:themeColor="text1"/>
        </w:rPr>
        <w:t xml:space="preserve"> </w:t>
      </w:r>
      <w:r w:rsidRPr="00CE0786">
        <w:rPr>
          <w:rFonts w:cs="Times New Roman"/>
          <w:color w:val="000000" w:themeColor="text1"/>
        </w:rPr>
        <w:t>与图</w:t>
      </w:r>
      <w:r w:rsidRPr="00CE0786">
        <w:rPr>
          <w:rFonts w:cs="Times New Roman"/>
          <w:color w:val="000000" w:themeColor="text1"/>
        </w:rPr>
        <w:t xml:space="preserve"> </w:t>
      </w:r>
      <w:r w:rsidR="005D59A5">
        <w:rPr>
          <w:rFonts w:cs="Times New Roman" w:hint="eastAsia"/>
          <w:color w:val="000000" w:themeColor="text1"/>
        </w:rPr>
        <w:t>5</w:t>
      </w:r>
      <w:r w:rsidRPr="00CE0786">
        <w:rPr>
          <w:rFonts w:cs="Times New Roman"/>
          <w:color w:val="000000" w:themeColor="text1"/>
        </w:rPr>
        <w:t xml:space="preserve"> </w:t>
      </w:r>
      <w:r w:rsidRPr="00CE0786">
        <w:rPr>
          <w:rFonts w:cs="Times New Roman"/>
          <w:color w:val="000000" w:themeColor="text1"/>
        </w:rPr>
        <w:t>所示，分别以三维曲面与热力图展示</w:t>
      </w:r>
      <w:r w:rsidRPr="00CE0786">
        <w:rPr>
          <w:rFonts w:cs="Times New Roman"/>
          <w:color w:val="000000" w:themeColor="text1"/>
        </w:rPr>
        <w:t xml:space="preserve"> R² </w:t>
      </w:r>
      <w:r w:rsidRPr="00CE0786">
        <w:rPr>
          <w:rFonts w:cs="Times New Roman"/>
          <w:color w:val="000000" w:themeColor="text1"/>
        </w:rPr>
        <w:t>随输入序列长度与预测长度的变化。从曲面与热力图可归纳出以下规律：高</w:t>
      </w:r>
      <w:r w:rsidRPr="00CE0786">
        <w:rPr>
          <w:rFonts w:cs="Times New Roman"/>
          <w:color w:val="000000" w:themeColor="text1"/>
        </w:rPr>
        <w:t xml:space="preserve"> R² </w:t>
      </w:r>
      <w:r w:rsidRPr="00CE0786">
        <w:rPr>
          <w:rFonts w:cs="Times New Roman"/>
          <w:color w:val="000000" w:themeColor="text1"/>
        </w:rPr>
        <w:t>区域集中在预测长度</w:t>
      </w:r>
      <w:r w:rsidRPr="00CE0786">
        <w:rPr>
          <w:rFonts w:cs="Times New Roman"/>
          <w:color w:val="000000" w:themeColor="text1"/>
        </w:rPr>
        <w:t xml:space="preserve"> 1 </w:t>
      </w:r>
      <w:r w:rsidRPr="00CE0786">
        <w:rPr>
          <w:rFonts w:cs="Times New Roman"/>
          <w:color w:val="000000" w:themeColor="text1"/>
        </w:rPr>
        <w:t>步与</w:t>
      </w:r>
      <w:r w:rsidRPr="00CE0786">
        <w:rPr>
          <w:rFonts w:cs="Times New Roman"/>
          <w:color w:val="000000" w:themeColor="text1"/>
        </w:rPr>
        <w:t xml:space="preserve"> 6 </w:t>
      </w:r>
      <w:r w:rsidRPr="00CE0786">
        <w:rPr>
          <w:rFonts w:cs="Times New Roman"/>
          <w:color w:val="000000" w:themeColor="text1"/>
        </w:rPr>
        <w:t>步两行，且沿输入长度方向（列方向）变化不大，说明在短预测下增加历史长度对精度提升有限；预测长度</w:t>
      </w:r>
      <w:r w:rsidRPr="00CE0786">
        <w:rPr>
          <w:rFonts w:cs="Times New Roman"/>
          <w:color w:val="000000" w:themeColor="text1"/>
        </w:rPr>
        <w:t xml:space="preserve"> 120 </w:t>
      </w:r>
      <w:r w:rsidRPr="00CE0786">
        <w:rPr>
          <w:rFonts w:cs="Times New Roman"/>
          <w:color w:val="000000" w:themeColor="text1"/>
        </w:rPr>
        <w:t>步时仅输入</w:t>
      </w:r>
      <w:r w:rsidRPr="00CE0786">
        <w:rPr>
          <w:rFonts w:cs="Times New Roman"/>
          <w:color w:val="000000" w:themeColor="text1"/>
        </w:rPr>
        <w:t xml:space="preserve"> 120 </w:t>
      </w:r>
      <w:r w:rsidRPr="00CE0786">
        <w:rPr>
          <w:rFonts w:cs="Times New Roman"/>
          <w:color w:val="000000" w:themeColor="text1"/>
        </w:rPr>
        <w:t>步一格为正（</w:t>
      </w:r>
      <w:r w:rsidRPr="00CE0786">
        <w:rPr>
          <w:rFonts w:cs="Times New Roman"/>
          <w:color w:val="000000" w:themeColor="text1"/>
        </w:rPr>
        <w:t>0.104</w:t>
      </w:r>
      <w:r w:rsidRPr="00CE0786">
        <w:rPr>
          <w:rFonts w:cs="Times New Roman"/>
          <w:color w:val="000000" w:themeColor="text1"/>
        </w:rPr>
        <w:t>），其余输入长度下均为</w:t>
      </w:r>
      <w:r w:rsidRPr="00CE0786">
        <w:rPr>
          <w:rFonts w:cs="Times New Roman"/>
          <w:color w:val="000000" w:themeColor="text1"/>
        </w:rPr>
        <w:t>负；预测长度</w:t>
      </w:r>
      <w:r w:rsidRPr="00CE0786">
        <w:rPr>
          <w:rFonts w:cs="Times New Roman"/>
          <w:color w:val="000000" w:themeColor="text1"/>
        </w:rPr>
        <w:t xml:space="preserve"> 360 </w:t>
      </w:r>
      <w:r w:rsidRPr="00CE0786">
        <w:rPr>
          <w:rFonts w:cs="Times New Roman"/>
          <w:color w:val="000000" w:themeColor="text1"/>
        </w:rPr>
        <w:t>步时整行为负，右下角</w:t>
      </w:r>
      <w:r w:rsidRPr="00CE0786">
        <w:rPr>
          <w:rFonts w:cs="Times New Roman"/>
          <w:color w:val="000000" w:themeColor="text1"/>
        </w:rPr>
        <w:t xml:space="preserve"> (360, 360) </w:t>
      </w:r>
      <w:r w:rsidRPr="00CE0786">
        <w:rPr>
          <w:rFonts w:cs="Times New Roman"/>
          <w:color w:val="000000" w:themeColor="text1"/>
        </w:rPr>
        <w:t>最低。整体表明预测长度是主导精度的首要因素，输入长度在短预测下为次要因素。工程选型时可先根据应用需求确定预测长度，再在满足精度前提下尽量缩短输入长度以控制计算成本；若需进行中长期预测，可优先考虑输入与预测长度相匹配或采用滚动预测以降低单次预测难度。</w:t>
      </w:r>
    </w:p>
    <w:p w14:paraId="696F848C" w14:textId="77777777" w:rsidR="008F7FFA" w:rsidRDefault="008F7FFA" w:rsidP="008F7FFA">
      <w:pPr>
        <w:rPr>
          <w:moveTo w:id="105" w:author="#CUI SHUAIWEN#" w:date="2026-02-13T00:00:00Z" w16du:dateUtc="2026-02-12T16:00:00Z"/>
          <w:rFonts w:cs="Times New Roman"/>
          <w:color w:val="000000" w:themeColor="text1"/>
        </w:rPr>
      </w:pPr>
      <w:moveToRangeStart w:id="106" w:author="#CUI SHUAIWEN#" w:date="2026-02-13T00:00:00Z" w:name="move221833232"/>
      <w:moveTo w:id="107" w:author="#CUI SHUAIWEN#" w:date="2026-02-13T00:00:00Z" w16du:dateUtc="2026-02-12T16:00:00Z">
        <w:r>
          <w:rPr>
            <w:noProof/>
          </w:rPr>
          <w:drawing>
            <wp:inline distT="0" distB="0" distL="0" distR="0" wp14:anchorId="43DDEED4" wp14:editId="34202245">
              <wp:extent cx="2867025" cy="2635114"/>
              <wp:effectExtent l="0" t="0" r="0" b="0"/>
              <wp:docPr id="1151697080"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867025" cy="2635114"/>
                      </a:xfrm>
                      <a:prstGeom prst="rect">
                        <a:avLst/>
                      </a:prstGeom>
                      <a:noFill/>
                      <a:ln>
                        <a:noFill/>
                      </a:ln>
                      <a:extLst>
                        <a:ext uri="{53640926-AAD7-44D8-BBD7-CCE9431645EC}">
                          <a14:shadowObscured xmlns:a14="http://schemas.microsoft.com/office/drawing/2010/main"/>
                        </a:ext>
                      </a:extLst>
                    </pic:spPr>
                  </pic:pic>
                </a:graphicData>
              </a:graphic>
            </wp:inline>
          </w:drawing>
        </w:r>
      </w:moveTo>
    </w:p>
    <w:p w14:paraId="763CDBA7" w14:textId="77777777" w:rsidR="008F7FFA" w:rsidRDefault="008F7FFA" w:rsidP="008F7FFA">
      <w:pPr>
        <w:jc w:val="center"/>
        <w:rPr>
          <w:moveTo w:id="108" w:author="#CUI SHUAIWEN#" w:date="2026-02-13T00:00:00Z" w16du:dateUtc="2026-02-12T16:00:00Z"/>
          <w:rFonts w:eastAsia="SimHei" w:cs="Times New Roman"/>
          <w:b/>
          <w:sz w:val="18"/>
        </w:rPr>
      </w:pPr>
      <w:moveTo w:id="109" w:author="#CUI SHUAIWEN#" w:date="2026-02-13T00:00:00Z" w16du:dateUtc="2026-02-12T16:00:00Z">
        <w:r w:rsidRPr="00BA28CC">
          <w:rPr>
            <w:rFonts w:eastAsia="SimHei" w:cs="Times New Roman"/>
            <w:b/>
            <w:sz w:val="18"/>
          </w:rPr>
          <w:t>图</w:t>
        </w:r>
        <w:r>
          <w:rPr>
            <w:rFonts w:eastAsia="SimHei" w:cs="Times New Roman" w:hint="eastAsia"/>
            <w:b/>
            <w:sz w:val="18"/>
          </w:rPr>
          <w:t>4</w:t>
        </w:r>
        <w:r w:rsidRPr="00BA28CC">
          <w:rPr>
            <w:rFonts w:eastAsia="SimHei" w:cs="Times New Roman"/>
            <w:b/>
            <w:sz w:val="18"/>
          </w:rPr>
          <w:t xml:space="preserve"> R² </w:t>
        </w:r>
        <w:r w:rsidRPr="00BA28CC">
          <w:rPr>
            <w:rFonts w:eastAsia="SimHei" w:cs="Times New Roman"/>
            <w:b/>
            <w:sz w:val="18"/>
          </w:rPr>
          <w:t>随序列长度与预测长度变化</w:t>
        </w:r>
      </w:moveTo>
    </w:p>
    <w:p w14:paraId="17C38BFC" w14:textId="77777777" w:rsidR="008F7FFA" w:rsidRPr="00BA28CC" w:rsidRDefault="008F7FFA" w:rsidP="008F7FFA">
      <w:pPr>
        <w:jc w:val="center"/>
        <w:rPr>
          <w:moveTo w:id="110" w:author="#CUI SHUAIWEN#" w:date="2026-02-13T00:00:00Z" w16du:dateUtc="2026-02-12T16:00:00Z"/>
          <w:rFonts w:eastAsia="SimHei" w:cs="Times New Roman"/>
          <w:b/>
          <w:sz w:val="18"/>
        </w:rPr>
      </w:pPr>
      <w:moveTo w:id="111" w:author="#CUI SHUAIWEN#" w:date="2026-02-13T00:00:00Z" w16du:dateUtc="2026-02-12T16:00:00Z">
        <w:r>
          <w:rPr>
            <w:rFonts w:eastAsia="SimHei" w:cs="Times New Roman" w:hint="eastAsia"/>
            <w:b/>
            <w:sz w:val="18"/>
          </w:rPr>
          <w:t xml:space="preserve">Fig.4 </w:t>
        </w:r>
        <w:r w:rsidRPr="00BA28CC">
          <w:rPr>
            <w:rFonts w:eastAsia="SimHei" w:cs="Times New Roman"/>
            <w:b/>
            <w:sz w:val="18"/>
          </w:rPr>
          <w:t>R² versus input sequence length and prediction length</w:t>
        </w:r>
      </w:moveTo>
    </w:p>
    <w:moveToRangeEnd w:id="106"/>
    <w:p w14:paraId="0F35A968" w14:textId="152B6548" w:rsidR="008F7FFA" w:rsidRPr="00CE0786" w:rsidDel="008F7FFA" w:rsidRDefault="008F7FFA" w:rsidP="008F7FFA">
      <w:pPr>
        <w:rPr>
          <w:del w:id="112" w:author="#CUI SHUAIWEN#" w:date="2026-02-13T00:00:00Z" w16du:dateUtc="2026-02-12T16:00:00Z"/>
          <w:rFonts w:cs="Times New Roman" w:hint="eastAsia"/>
          <w:color w:val="000000" w:themeColor="text1"/>
        </w:rPr>
        <w:pPrChange w:id="113" w:author="#CUI SHUAIWEN#" w:date="2026-02-13T00:00:00Z" w16du:dateUtc="2026-02-12T16:00:00Z">
          <w:pPr>
            <w:ind w:firstLineChars="200" w:firstLine="420"/>
          </w:pPr>
        </w:pPrChange>
      </w:pPr>
    </w:p>
    <w:p w14:paraId="40463B1E" w14:textId="19E333CB" w:rsidR="00BA28CC" w:rsidRDefault="00BA28CC" w:rsidP="00BA28CC">
      <w:pPr>
        <w:rPr>
          <w:rFonts w:cs="Times New Roman"/>
          <w:color w:val="000000" w:themeColor="text1"/>
        </w:rPr>
      </w:pPr>
      <w:r>
        <w:rPr>
          <w:noProof/>
        </w:rPr>
        <w:drawing>
          <wp:inline distT="0" distB="0" distL="0" distR="0" wp14:anchorId="281894CD" wp14:editId="16D2CDAA">
            <wp:extent cx="2867025" cy="1964690"/>
            <wp:effectExtent l="0" t="0" r="9525" b="0"/>
            <wp:docPr id="513870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7025" cy="1964690"/>
                    </a:xfrm>
                    <a:prstGeom prst="rect">
                      <a:avLst/>
                    </a:prstGeom>
                    <a:noFill/>
                    <a:ln>
                      <a:noFill/>
                    </a:ln>
                  </pic:spPr>
                </pic:pic>
              </a:graphicData>
            </a:graphic>
          </wp:inline>
        </w:drawing>
      </w:r>
    </w:p>
    <w:p w14:paraId="71115ED8" w14:textId="231E2F8B" w:rsidR="00CE0786" w:rsidRDefault="00CE0786" w:rsidP="00BA28CC">
      <w:pPr>
        <w:jc w:val="center"/>
        <w:rPr>
          <w:rFonts w:eastAsia="SimHei" w:cs="Times New Roman"/>
          <w:b/>
          <w:sz w:val="18"/>
        </w:rPr>
      </w:pPr>
      <w:r w:rsidRPr="00BA28CC">
        <w:rPr>
          <w:rFonts w:eastAsia="SimHei" w:cs="Times New Roman"/>
          <w:b/>
          <w:sz w:val="18"/>
        </w:rPr>
        <w:t>图</w:t>
      </w:r>
      <w:r w:rsidR="00BA28CC">
        <w:rPr>
          <w:rFonts w:eastAsia="SimHei" w:cs="Times New Roman" w:hint="eastAsia"/>
          <w:b/>
          <w:sz w:val="18"/>
        </w:rPr>
        <w:t>5</w:t>
      </w:r>
      <w:r w:rsidRPr="00BA28CC">
        <w:rPr>
          <w:rFonts w:eastAsia="SimHei" w:cs="Times New Roman"/>
          <w:b/>
          <w:sz w:val="18"/>
        </w:rPr>
        <w:t xml:space="preserve"> R² </w:t>
      </w:r>
      <w:r w:rsidRPr="00BA28CC">
        <w:rPr>
          <w:rFonts w:eastAsia="SimHei" w:cs="Times New Roman"/>
          <w:b/>
          <w:sz w:val="18"/>
        </w:rPr>
        <w:t>热力图（行：预测长度；列：序列长度）</w:t>
      </w:r>
    </w:p>
    <w:p w14:paraId="4071FB8F" w14:textId="77777777" w:rsidR="00BA28CC" w:rsidRPr="00BA28CC" w:rsidRDefault="00BA28CC" w:rsidP="00BA28CC">
      <w:pPr>
        <w:jc w:val="center"/>
        <w:rPr>
          <w:rFonts w:eastAsia="SimHei" w:cs="Times New Roman"/>
          <w:b/>
          <w:sz w:val="18"/>
        </w:rPr>
      </w:pPr>
      <w:r>
        <w:rPr>
          <w:rFonts w:eastAsia="SimHei" w:cs="Times New Roman" w:hint="eastAsia"/>
          <w:b/>
          <w:sz w:val="18"/>
        </w:rPr>
        <w:t xml:space="preserve">Fig. 5 </w:t>
      </w:r>
      <w:r w:rsidRPr="00BA28CC">
        <w:rPr>
          <w:rFonts w:eastAsia="SimHei" w:cs="Times New Roman"/>
          <w:b/>
          <w:sz w:val="18"/>
        </w:rPr>
        <w:t>R² heatmap (rows: prediction length; columns: input sequence length)</w:t>
      </w:r>
    </w:p>
    <w:p w14:paraId="6E7F702E" w14:textId="2AEC3AD4" w:rsidR="00CE0786" w:rsidRPr="00C8749B" w:rsidRDefault="0026769C" w:rsidP="00CE0786">
      <w:pPr>
        <w:rPr>
          <w:rFonts w:eastAsia="SimHei" w:cs="Times New Roman"/>
          <w:b/>
          <w:color w:val="000000" w:themeColor="text1"/>
          <w:sz w:val="24"/>
          <w:szCs w:val="24"/>
        </w:rPr>
      </w:pPr>
      <w:r w:rsidRPr="00C8749B">
        <w:rPr>
          <w:rFonts w:eastAsia="SimHei" w:cs="Times New Roman" w:hint="eastAsia"/>
          <w:b/>
          <w:color w:val="000000" w:themeColor="text1"/>
          <w:sz w:val="24"/>
          <w:szCs w:val="24"/>
        </w:rPr>
        <w:t xml:space="preserve">3.4 </w:t>
      </w:r>
      <w:r w:rsidR="00CE0786" w:rsidRPr="00C8749B">
        <w:rPr>
          <w:rFonts w:eastAsia="SimHei" w:cs="Times New Roman"/>
          <w:b/>
          <w:color w:val="000000" w:themeColor="text1"/>
          <w:sz w:val="24"/>
          <w:szCs w:val="24"/>
        </w:rPr>
        <w:t>精度</w:t>
      </w:r>
      <w:r w:rsidR="00CE0786" w:rsidRPr="00C8749B">
        <w:rPr>
          <w:rFonts w:eastAsia="SimHei" w:cs="Times New Roman"/>
          <w:b/>
          <w:color w:val="000000" w:themeColor="text1"/>
          <w:sz w:val="24"/>
          <w:szCs w:val="24"/>
        </w:rPr>
        <w:t>-</w:t>
      </w:r>
      <w:r w:rsidR="00CE0786" w:rsidRPr="00C8749B">
        <w:rPr>
          <w:rFonts w:eastAsia="SimHei" w:cs="Times New Roman"/>
          <w:b/>
          <w:color w:val="000000" w:themeColor="text1"/>
          <w:sz w:val="24"/>
          <w:szCs w:val="24"/>
        </w:rPr>
        <w:t>效率权衡</w:t>
      </w:r>
    </w:p>
    <w:p w14:paraId="4D31847B" w14:textId="68388F47" w:rsidR="00CE0786" w:rsidRP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BA28CC">
        <w:rPr>
          <w:rFonts w:cs="Times New Roman" w:hint="eastAsia"/>
          <w:color w:val="000000" w:themeColor="text1"/>
        </w:rPr>
        <w:t>6</w:t>
      </w:r>
      <w:r w:rsidRPr="00CE0786">
        <w:rPr>
          <w:rFonts w:cs="Times New Roman"/>
          <w:color w:val="000000" w:themeColor="text1"/>
        </w:rPr>
        <w:t xml:space="preserve"> </w:t>
      </w:r>
      <w:r w:rsidRPr="00CE0786">
        <w:rPr>
          <w:rFonts w:cs="Times New Roman"/>
          <w:color w:val="000000" w:themeColor="text1"/>
        </w:rPr>
        <w:t>所示，以训练时间为横轴、</w:t>
      </w:r>
      <w:r w:rsidRPr="00CE0786">
        <w:rPr>
          <w:rFonts w:cs="Times New Roman"/>
          <w:color w:val="000000" w:themeColor="text1"/>
        </w:rPr>
        <w:t xml:space="preserve">R² </w:t>
      </w:r>
      <w:r w:rsidRPr="00CE0786">
        <w:rPr>
          <w:rFonts w:cs="Times New Roman"/>
          <w:color w:val="000000" w:themeColor="text1"/>
        </w:rPr>
        <w:t>为纵轴绘制</w:t>
      </w:r>
      <w:r w:rsidRPr="00CE0786">
        <w:rPr>
          <w:rFonts w:cs="Times New Roman"/>
          <w:color w:val="000000" w:themeColor="text1"/>
        </w:rPr>
        <w:t xml:space="preserve"> 20 </w:t>
      </w:r>
      <w:r w:rsidRPr="00CE0786">
        <w:rPr>
          <w:rFonts w:cs="Times New Roman"/>
          <w:color w:val="000000" w:themeColor="text1"/>
        </w:rPr>
        <w:t>组配置的散点，颜色表示预测长度，标记形状表示序列长度。高</w:t>
      </w:r>
      <w:r w:rsidRPr="00CE0786">
        <w:rPr>
          <w:rFonts w:cs="Times New Roman"/>
          <w:color w:val="000000" w:themeColor="text1"/>
        </w:rPr>
        <w:t xml:space="preserve"> R² </w:t>
      </w:r>
      <w:r w:rsidRPr="00CE0786">
        <w:rPr>
          <w:rFonts w:cs="Times New Roman"/>
          <w:color w:val="000000" w:themeColor="text1"/>
        </w:rPr>
        <w:t>点均对应预测长度</w:t>
      </w:r>
      <w:r w:rsidRPr="00CE0786">
        <w:rPr>
          <w:rFonts w:cs="Times New Roman"/>
          <w:color w:val="000000" w:themeColor="text1"/>
        </w:rPr>
        <w:t xml:space="preserve"> 1 </w:t>
      </w:r>
      <w:r w:rsidRPr="00CE0786">
        <w:rPr>
          <w:rFonts w:cs="Times New Roman"/>
          <w:color w:val="000000" w:themeColor="text1"/>
        </w:rPr>
        <w:t>步，其中输入</w:t>
      </w:r>
      <w:r w:rsidRPr="00CE0786">
        <w:rPr>
          <w:rFonts w:cs="Times New Roman"/>
          <w:color w:val="000000" w:themeColor="text1"/>
        </w:rPr>
        <w:t xml:space="preserve"> 120 </w:t>
      </w:r>
      <w:r w:rsidRPr="00CE0786">
        <w:rPr>
          <w:rFonts w:cs="Times New Roman"/>
          <w:color w:val="000000" w:themeColor="text1"/>
        </w:rPr>
        <w:t>步、预测</w:t>
      </w:r>
      <w:r w:rsidRPr="00CE0786">
        <w:rPr>
          <w:rFonts w:cs="Times New Roman"/>
          <w:color w:val="000000" w:themeColor="text1"/>
        </w:rPr>
        <w:t xml:space="preserve"> 1 </w:t>
      </w:r>
      <w:r w:rsidRPr="00CE0786">
        <w:rPr>
          <w:rFonts w:cs="Times New Roman"/>
          <w:color w:val="000000" w:themeColor="text1"/>
        </w:rPr>
        <w:t>步以约</w:t>
      </w:r>
      <w:r w:rsidRPr="00CE0786">
        <w:rPr>
          <w:rFonts w:cs="Times New Roman"/>
          <w:color w:val="000000" w:themeColor="text1"/>
        </w:rPr>
        <w:t xml:space="preserve"> 529 s </w:t>
      </w:r>
      <w:r w:rsidRPr="00CE0786">
        <w:rPr>
          <w:rFonts w:cs="Times New Roman"/>
          <w:color w:val="000000" w:themeColor="text1"/>
        </w:rPr>
        <w:t>训练获得</w:t>
      </w:r>
      <w:r w:rsidRPr="00CE0786">
        <w:rPr>
          <w:rFonts w:cs="Times New Roman"/>
          <w:color w:val="000000" w:themeColor="text1"/>
        </w:rPr>
        <w:t xml:space="preserve"> R²=0.892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步时，输入</w:t>
      </w:r>
      <w:r w:rsidRPr="00CE0786">
        <w:rPr>
          <w:rFonts w:cs="Times New Roman"/>
          <w:color w:val="000000" w:themeColor="text1"/>
        </w:rPr>
        <w:t xml:space="preserve"> 6 </w:t>
      </w:r>
      <w:r w:rsidRPr="00CE0786">
        <w:rPr>
          <w:rFonts w:cs="Times New Roman"/>
          <w:color w:val="000000" w:themeColor="text1"/>
        </w:rPr>
        <w:t>步以约</w:t>
      </w:r>
      <w:r w:rsidRPr="00CE0786">
        <w:rPr>
          <w:rFonts w:cs="Times New Roman"/>
          <w:color w:val="000000" w:themeColor="text1"/>
        </w:rPr>
        <w:t xml:space="preserve"> 82 s </w:t>
      </w:r>
      <w:r w:rsidRPr="00CE0786">
        <w:rPr>
          <w:rFonts w:cs="Times New Roman"/>
          <w:color w:val="000000" w:themeColor="text1"/>
        </w:rPr>
        <w:lastRenderedPageBreak/>
        <w:t>达到</w:t>
      </w:r>
      <w:r w:rsidRPr="00CE0786">
        <w:rPr>
          <w:rFonts w:cs="Times New Roman"/>
          <w:color w:val="000000" w:themeColor="text1"/>
        </w:rPr>
        <w:t xml:space="preserve"> R²=0.71</w:t>
      </w:r>
      <w:r w:rsidRPr="00CE0786">
        <w:rPr>
          <w:rFonts w:cs="Times New Roman"/>
          <w:color w:val="000000" w:themeColor="text1"/>
        </w:rPr>
        <w:t>，在精度与成本间较为均衡；预测长度</w:t>
      </w:r>
      <w:r w:rsidRPr="00CE0786">
        <w:rPr>
          <w:rFonts w:cs="Times New Roman"/>
          <w:color w:val="000000" w:themeColor="text1"/>
        </w:rPr>
        <w:t xml:space="preserve"> 120 </w:t>
      </w:r>
      <w:r w:rsidRPr="00CE0786">
        <w:rPr>
          <w:rFonts w:cs="Times New Roman"/>
          <w:color w:val="000000" w:themeColor="text1"/>
        </w:rPr>
        <w:t>步与</w:t>
      </w:r>
      <w:r w:rsidRPr="00CE0786">
        <w:rPr>
          <w:rFonts w:cs="Times New Roman"/>
          <w:color w:val="000000" w:themeColor="text1"/>
        </w:rPr>
        <w:t xml:space="preserve"> 360 </w:t>
      </w:r>
      <w:r w:rsidRPr="00CE0786">
        <w:rPr>
          <w:rFonts w:cs="Times New Roman"/>
          <w:color w:val="000000" w:themeColor="text1"/>
        </w:rPr>
        <w:t>步的配置普遍</w:t>
      </w:r>
      <w:r w:rsidRPr="00CE0786">
        <w:rPr>
          <w:rFonts w:cs="Times New Roman"/>
          <w:color w:val="000000" w:themeColor="text1"/>
        </w:rPr>
        <w:t xml:space="preserve"> R² </w:t>
      </w:r>
      <w:r w:rsidRPr="00CE0786">
        <w:rPr>
          <w:rFonts w:cs="Times New Roman"/>
          <w:color w:val="000000" w:themeColor="text1"/>
        </w:rPr>
        <w:t>较低或为负且训练成本高。综合精度与效率，单步预测下输入</w:t>
      </w:r>
      <w:r w:rsidRPr="00CE0786">
        <w:rPr>
          <w:rFonts w:cs="Times New Roman"/>
          <w:color w:val="000000" w:themeColor="text1"/>
        </w:rPr>
        <w:t xml:space="preserve"> 120 </w:t>
      </w:r>
      <w:r w:rsidRPr="00CE0786">
        <w:rPr>
          <w:rFonts w:cs="Times New Roman"/>
          <w:color w:val="000000" w:themeColor="text1"/>
        </w:rPr>
        <w:t>步为较优选择，资源受限时可选用输入</w:t>
      </w:r>
      <w:r w:rsidRPr="00CE0786">
        <w:rPr>
          <w:rFonts w:cs="Times New Roman"/>
          <w:color w:val="000000" w:themeColor="text1"/>
        </w:rPr>
        <w:t xml:space="preserve"> 6 </w:t>
      </w:r>
      <w:r w:rsidRPr="00CE0786">
        <w:rPr>
          <w:rFonts w:cs="Times New Roman"/>
          <w:color w:val="000000" w:themeColor="text1"/>
        </w:rPr>
        <w:t>步或</w:t>
      </w:r>
      <w:r w:rsidRPr="00CE0786">
        <w:rPr>
          <w:rFonts w:cs="Times New Roman"/>
          <w:color w:val="000000" w:themeColor="text1"/>
        </w:rPr>
        <w:t xml:space="preserve"> 30 </w:t>
      </w:r>
      <w:r w:rsidRPr="00CE0786">
        <w:rPr>
          <w:rFonts w:cs="Times New Roman"/>
          <w:color w:val="000000" w:themeColor="text1"/>
        </w:rPr>
        <w:t>步以在损失较小精度的前提下降低计算成本。</w:t>
      </w:r>
    </w:p>
    <w:p w14:paraId="5EFFDF9D" w14:textId="6CCFDC06" w:rsidR="00CE0786" w:rsidRPr="00C8749B" w:rsidRDefault="0026769C" w:rsidP="00CE0786">
      <w:pPr>
        <w:rPr>
          <w:rFonts w:eastAsia="SimHei" w:cs="Times New Roman"/>
          <w:b/>
          <w:color w:val="000000" w:themeColor="text1"/>
          <w:sz w:val="24"/>
          <w:szCs w:val="24"/>
        </w:rPr>
      </w:pPr>
      <w:r w:rsidRPr="00C8749B">
        <w:rPr>
          <w:rFonts w:eastAsia="SimHei" w:cs="Times New Roman" w:hint="eastAsia"/>
          <w:b/>
          <w:color w:val="000000" w:themeColor="text1"/>
          <w:sz w:val="24"/>
          <w:szCs w:val="24"/>
        </w:rPr>
        <w:t xml:space="preserve">3.5 </w:t>
      </w:r>
      <w:r w:rsidR="00CE0786" w:rsidRPr="00C8749B">
        <w:rPr>
          <w:rFonts w:eastAsia="SimHei" w:cs="Times New Roman"/>
          <w:b/>
          <w:color w:val="000000" w:themeColor="text1"/>
          <w:sz w:val="24"/>
          <w:szCs w:val="24"/>
        </w:rPr>
        <w:t>典型预测曲线</w:t>
      </w:r>
    </w:p>
    <w:p w14:paraId="018E417C" w14:textId="587A2D41" w:rsidR="005C1017" w:rsidRDefault="005C1017" w:rsidP="005C1017">
      <w:pPr>
        <w:ind w:firstLineChars="200" w:firstLine="420"/>
        <w:rPr>
          <w:rFonts w:cs="Times New Roman"/>
          <w:color w:val="000000" w:themeColor="text1"/>
        </w:rPr>
      </w:pPr>
      <w:r w:rsidRPr="005C1017">
        <w:rPr>
          <w:rFonts w:cs="Times New Roman" w:hint="eastAsia"/>
          <w:color w:val="000000" w:themeColor="text1"/>
        </w:rPr>
        <w:t>为直观展示不同时间尺度配置下的预测效果，分别选取贯入度、推进油缸总推力、刀盘扭矩、刀盘转速四个代表性参数，固定预测长度依次为</w:t>
      </w:r>
      <w:r w:rsidRPr="005C1017">
        <w:rPr>
          <w:rFonts w:cs="Times New Roman" w:hint="eastAsia"/>
          <w:color w:val="000000" w:themeColor="text1"/>
        </w:rPr>
        <w:t xml:space="preserve"> 1</w:t>
      </w:r>
      <w:r w:rsidRPr="005C1017">
        <w:rPr>
          <w:rFonts w:cs="Times New Roman" w:hint="eastAsia"/>
          <w:color w:val="000000" w:themeColor="text1"/>
        </w:rPr>
        <w:t>、</w:t>
      </w:r>
      <w:r w:rsidRPr="005C1017">
        <w:rPr>
          <w:rFonts w:cs="Times New Roman" w:hint="eastAsia"/>
          <w:color w:val="000000" w:themeColor="text1"/>
        </w:rPr>
        <w:t>6</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步，在各预测长度下给出输入长度</w:t>
      </w:r>
      <w:r w:rsidRPr="005C1017">
        <w:rPr>
          <w:rFonts w:cs="Times New Roman" w:hint="eastAsia"/>
          <w:color w:val="000000" w:themeColor="text1"/>
        </w:rPr>
        <w:t xml:space="preserve"> 6</w:t>
      </w:r>
      <w:r w:rsidRPr="005C1017">
        <w:rPr>
          <w:rFonts w:cs="Times New Roman" w:hint="eastAsia"/>
          <w:color w:val="000000" w:themeColor="text1"/>
        </w:rPr>
        <w:t>、</w:t>
      </w:r>
      <w:r w:rsidRPr="005C1017">
        <w:rPr>
          <w:rFonts w:cs="Times New Roman" w:hint="eastAsia"/>
          <w:color w:val="000000" w:themeColor="text1"/>
        </w:rPr>
        <w:t>30</w:t>
      </w:r>
      <w:r w:rsidRPr="005C1017">
        <w:rPr>
          <w:rFonts w:cs="Times New Roman" w:hint="eastAsia"/>
          <w:color w:val="000000" w:themeColor="text1"/>
        </w:rPr>
        <w:t>、</w:t>
      </w:r>
      <w:r w:rsidRPr="005C1017">
        <w:rPr>
          <w:rFonts w:cs="Times New Roman" w:hint="eastAsia"/>
          <w:color w:val="000000" w:themeColor="text1"/>
        </w:rPr>
        <w:t>60</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步的五组真实值与预测值曲线（</w:t>
      </w:r>
      <w:commentRangeStart w:id="114"/>
      <w:commentRangeStart w:id="115"/>
      <w:r w:rsidRPr="005C1017">
        <w:rPr>
          <w:rFonts w:cs="Times New Roman" w:hint="eastAsia"/>
          <w:color w:val="000000" w:themeColor="text1"/>
        </w:rPr>
        <w:t>图</w:t>
      </w:r>
      <w:r w:rsidRPr="005C1017">
        <w:rPr>
          <w:rFonts w:cs="Times New Roman" w:hint="eastAsia"/>
          <w:color w:val="000000" w:themeColor="text1"/>
        </w:rPr>
        <w:t xml:space="preserve"> </w:t>
      </w:r>
      <w:ins w:id="116" w:author="#CUI SHUAIWEN#" w:date="2026-02-13T00:01:00Z" w16du:dateUtc="2026-02-12T16:01:00Z">
        <w:r w:rsidR="00D91DD2">
          <w:rPr>
            <w:rFonts w:cs="Times New Roman" w:hint="eastAsia"/>
            <w:color w:val="000000" w:themeColor="text1"/>
          </w:rPr>
          <w:t>7</w:t>
        </w:r>
      </w:ins>
      <w:del w:id="117" w:author="#CUI SHUAIWEN#" w:date="2026-02-13T00:01:00Z" w16du:dateUtc="2026-02-12T16:01:00Z">
        <w:r w:rsidRPr="005C1017" w:rsidDel="00D91DD2">
          <w:rPr>
            <w:rFonts w:cs="Times New Roman" w:hint="eastAsia"/>
            <w:color w:val="000000" w:themeColor="text1"/>
          </w:rPr>
          <w:delText>8</w:delText>
        </w:r>
      </w:del>
      <w:r w:rsidRPr="005C1017">
        <w:rPr>
          <w:rFonts w:cs="Times New Roman" w:hint="eastAsia"/>
          <w:color w:val="000000" w:themeColor="text1"/>
        </w:rPr>
        <w:t>～</w:t>
      </w:r>
      <w:r w:rsidR="00A93E6F">
        <w:rPr>
          <w:rFonts w:cs="Times New Roman" w:hint="eastAsia"/>
          <w:color w:val="000000" w:themeColor="text1"/>
        </w:rPr>
        <w:t>图</w:t>
      </w:r>
      <w:r w:rsidRPr="005C1017">
        <w:rPr>
          <w:rFonts w:cs="Times New Roman" w:hint="eastAsia"/>
          <w:color w:val="000000" w:themeColor="text1"/>
        </w:rPr>
        <w:t>1</w:t>
      </w:r>
      <w:del w:id="118" w:author="#CUI SHUAIWEN#" w:date="2026-02-13T00:01:00Z" w16du:dateUtc="2026-02-12T16:01:00Z">
        <w:r w:rsidRPr="005C1017" w:rsidDel="00D91DD2">
          <w:rPr>
            <w:rFonts w:cs="Times New Roman" w:hint="eastAsia"/>
            <w:color w:val="000000" w:themeColor="text1"/>
          </w:rPr>
          <w:delText>1</w:delText>
        </w:r>
      </w:del>
      <w:commentRangeEnd w:id="114"/>
      <w:r w:rsidR="00A93E6F">
        <w:rPr>
          <w:rStyle w:val="CommentReference"/>
          <w:rFonts w:cs="Times New Roman" w:hint="eastAsia"/>
          <w:color w:val="000000" w:themeColor="text1"/>
          <w:szCs w:val="22"/>
        </w:rPr>
        <w:commentReference w:id="114"/>
      </w:r>
      <w:commentRangeEnd w:id="115"/>
      <w:r w:rsidR="00D91DD2">
        <w:rPr>
          <w:rStyle w:val="CommentReference"/>
          <w:rFonts w:cs="Times New Roman" w:hint="eastAsia"/>
          <w:color w:val="000000" w:themeColor="text1"/>
          <w:szCs w:val="22"/>
        </w:rPr>
        <w:commentReference w:id="115"/>
      </w:r>
      <w:ins w:id="119" w:author="#CUI SHUAIWEN#" w:date="2026-02-13T00:01:00Z" w16du:dateUtc="2026-02-12T16:01:00Z">
        <w:r w:rsidR="00D91DD2">
          <w:rPr>
            <w:rFonts w:cs="Times New Roman" w:hint="eastAsia"/>
            <w:color w:val="000000" w:themeColor="text1"/>
          </w:rPr>
          <w:t>0</w:t>
        </w:r>
      </w:ins>
      <w:r w:rsidRPr="005C1017">
        <w:rPr>
          <w:rFonts w:cs="Times New Roman" w:hint="eastAsia"/>
          <w:color w:val="000000" w:themeColor="text1"/>
        </w:rPr>
        <w:t>，测试集前</w:t>
      </w:r>
      <w:r w:rsidRPr="005C1017">
        <w:rPr>
          <w:rFonts w:cs="Times New Roman" w:hint="eastAsia"/>
          <w:color w:val="000000" w:themeColor="text1"/>
        </w:rPr>
        <w:t xml:space="preserve"> 500 </w:t>
      </w:r>
      <w:r w:rsidRPr="005C1017">
        <w:rPr>
          <w:rFonts w:cs="Times New Roman" w:hint="eastAsia"/>
          <w:color w:val="000000" w:themeColor="text1"/>
        </w:rPr>
        <w:t>样本）。从曲线形态可见：预测长度</w:t>
      </w:r>
      <w:r w:rsidRPr="005C1017">
        <w:rPr>
          <w:rFonts w:cs="Times New Roman" w:hint="eastAsia"/>
          <w:color w:val="000000" w:themeColor="text1"/>
        </w:rPr>
        <w:t xml:space="preserve"> 1 </w:t>
      </w:r>
      <w:r w:rsidRPr="005C1017">
        <w:rPr>
          <w:rFonts w:cs="Times New Roman" w:hint="eastAsia"/>
          <w:color w:val="000000" w:themeColor="text1"/>
        </w:rPr>
        <w:t>步时五组曲线均能较好跟踪真实值，与</w:t>
      </w:r>
      <w:r w:rsidRPr="005C1017">
        <w:rPr>
          <w:rFonts w:cs="Times New Roman" w:hint="eastAsia"/>
          <w:color w:val="000000" w:themeColor="text1"/>
        </w:rPr>
        <w:t xml:space="preserve"> R</w:t>
      </w:r>
      <w:r w:rsidRPr="005C1017">
        <w:rPr>
          <w:rFonts w:cs="Times New Roman" w:hint="eastAsia"/>
          <w:color w:val="000000" w:themeColor="text1"/>
        </w:rPr>
        <w:t>²</w:t>
      </w:r>
      <w:r w:rsidRPr="005C1017">
        <w:rPr>
          <w:rFonts w:cs="Times New Roman" w:hint="eastAsia"/>
          <w:color w:val="000000" w:themeColor="text1"/>
        </w:rPr>
        <w:t xml:space="preserve"> </w:t>
      </w:r>
      <w:r w:rsidRPr="005C1017">
        <w:rPr>
          <w:rFonts w:cs="Times New Roman" w:hint="eastAsia"/>
          <w:color w:val="000000" w:themeColor="text1"/>
        </w:rPr>
        <w:t>均高于</w:t>
      </w:r>
      <w:r w:rsidRPr="005C1017">
        <w:rPr>
          <w:rFonts w:cs="Times New Roman" w:hint="eastAsia"/>
          <w:color w:val="000000" w:themeColor="text1"/>
        </w:rPr>
        <w:t xml:space="preserve"> 0.88 </w:t>
      </w:r>
      <w:r w:rsidRPr="005C1017">
        <w:rPr>
          <w:rFonts w:cs="Times New Roman" w:hint="eastAsia"/>
          <w:color w:val="000000" w:themeColor="text1"/>
        </w:rPr>
        <w:t>的定量结果一致；预测长度</w:t>
      </w:r>
      <w:r w:rsidRPr="005C1017">
        <w:rPr>
          <w:rFonts w:cs="Times New Roman" w:hint="eastAsia"/>
          <w:color w:val="000000" w:themeColor="text1"/>
        </w:rPr>
        <w:t xml:space="preserve"> 6 </w:t>
      </w:r>
      <w:r w:rsidRPr="005C1017">
        <w:rPr>
          <w:rFonts w:cs="Times New Roman" w:hint="eastAsia"/>
          <w:color w:val="000000" w:themeColor="text1"/>
        </w:rPr>
        <w:t>步时拟合尚可但波动与偏差较单步增大；预测长度</w:t>
      </w:r>
      <w:r w:rsidRPr="005C1017">
        <w:rPr>
          <w:rFonts w:cs="Times New Roman" w:hint="eastAsia"/>
          <w:color w:val="000000" w:themeColor="text1"/>
        </w:rPr>
        <w:t xml:space="preserve"> 120 </w:t>
      </w:r>
      <w:r w:rsidRPr="005C1017">
        <w:rPr>
          <w:rFonts w:cs="Times New Roman" w:hint="eastAsia"/>
          <w:color w:val="000000" w:themeColor="text1"/>
        </w:rPr>
        <w:t>步时仅输入</w:t>
      </w:r>
      <w:r w:rsidRPr="005C1017">
        <w:rPr>
          <w:rFonts w:cs="Times New Roman" w:hint="eastAsia"/>
          <w:color w:val="000000" w:themeColor="text1"/>
        </w:rPr>
        <w:t xml:space="preserve"> 120 </w:t>
      </w:r>
      <w:r w:rsidRPr="005C1017">
        <w:rPr>
          <w:rFonts w:cs="Times New Roman" w:hint="eastAsia"/>
          <w:color w:val="000000" w:themeColor="text1"/>
        </w:rPr>
        <w:t>步一组跟踪尚可，其余输入长度下预测明显滞后或偏离；预测长度</w:t>
      </w:r>
      <w:r w:rsidRPr="005C1017">
        <w:rPr>
          <w:rFonts w:cs="Times New Roman" w:hint="eastAsia"/>
          <w:color w:val="000000" w:themeColor="text1"/>
        </w:rPr>
        <w:t xml:space="preserve"> 360 </w:t>
      </w:r>
      <w:r w:rsidRPr="005C1017">
        <w:rPr>
          <w:rFonts w:cs="Times New Roman" w:hint="eastAsia"/>
          <w:color w:val="000000" w:themeColor="text1"/>
        </w:rPr>
        <w:t>步时各组偏差均较大，曲线难以跟踪真实变化。上述现象与</w:t>
      </w:r>
      <w:r w:rsidR="009749EE">
        <w:rPr>
          <w:rFonts w:cs="Times New Roman" w:hint="eastAsia"/>
          <w:color w:val="000000" w:themeColor="text1"/>
        </w:rPr>
        <w:t>前述</w:t>
      </w:r>
      <w:r w:rsidRPr="005C1017">
        <w:rPr>
          <w:rFonts w:cs="Times New Roman" w:hint="eastAsia"/>
          <w:color w:val="000000" w:themeColor="text1"/>
        </w:rPr>
        <w:t>的定量结论一致，即预测长度为主导因素，长预测下输入与预测长度相匹配有助于改善效果。</w:t>
      </w:r>
    </w:p>
    <w:p w14:paraId="282B091B" w14:textId="77777777" w:rsidR="004D5224" w:rsidRDefault="004D5224" w:rsidP="004D5224">
      <w:pPr>
        <w:rPr>
          <w:rFonts w:cs="Times New Roman"/>
          <w:color w:val="000000" w:themeColor="text1"/>
        </w:rPr>
      </w:pPr>
      <w:r>
        <w:rPr>
          <w:noProof/>
        </w:rPr>
        <w:drawing>
          <wp:inline distT="0" distB="0" distL="0" distR="0" wp14:anchorId="24CFAC2D" wp14:editId="236A75BC">
            <wp:extent cx="2867025" cy="2370455"/>
            <wp:effectExtent l="0" t="0" r="9525" b="0"/>
            <wp:docPr id="13196754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5429" name="Picture 1"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7025" cy="2370455"/>
                    </a:xfrm>
                    <a:prstGeom prst="rect">
                      <a:avLst/>
                    </a:prstGeom>
                    <a:noFill/>
                    <a:ln>
                      <a:noFill/>
                    </a:ln>
                  </pic:spPr>
                </pic:pic>
              </a:graphicData>
            </a:graphic>
          </wp:inline>
        </w:drawing>
      </w:r>
    </w:p>
    <w:p w14:paraId="16092482" w14:textId="77777777" w:rsidR="004D5224" w:rsidRPr="005253C9" w:rsidRDefault="004D5224" w:rsidP="004D5224">
      <w:pPr>
        <w:jc w:val="center"/>
        <w:rPr>
          <w:rFonts w:eastAsia="SimHei" w:cs="Times New Roman"/>
          <w:b/>
          <w:sz w:val="18"/>
        </w:rPr>
      </w:pPr>
      <w:r w:rsidRPr="005253C9">
        <w:rPr>
          <w:rFonts w:eastAsia="SimHei" w:cs="Times New Roman"/>
          <w:b/>
          <w:sz w:val="18"/>
        </w:rPr>
        <w:t>图</w:t>
      </w:r>
      <w:r w:rsidRPr="005253C9">
        <w:rPr>
          <w:rFonts w:eastAsia="SimHei" w:cs="Times New Roman" w:hint="eastAsia"/>
          <w:b/>
          <w:sz w:val="18"/>
        </w:rPr>
        <w:t>6</w:t>
      </w:r>
      <w:r w:rsidRPr="005253C9">
        <w:rPr>
          <w:rFonts w:eastAsia="SimHei" w:cs="Times New Roman"/>
          <w:b/>
          <w:sz w:val="18"/>
        </w:rPr>
        <w:t xml:space="preserve"> </w:t>
      </w:r>
      <w:r w:rsidRPr="005253C9">
        <w:rPr>
          <w:rFonts w:eastAsia="SimHei" w:cs="Times New Roman"/>
          <w:b/>
          <w:sz w:val="18"/>
        </w:rPr>
        <w:t>精度</w:t>
      </w:r>
      <w:r w:rsidRPr="005253C9">
        <w:rPr>
          <w:rFonts w:eastAsia="SimHei" w:cs="Times New Roman"/>
          <w:b/>
          <w:sz w:val="18"/>
        </w:rPr>
        <w:t>-</w:t>
      </w:r>
      <w:r w:rsidRPr="005253C9">
        <w:rPr>
          <w:rFonts w:eastAsia="SimHei" w:cs="Times New Roman"/>
          <w:b/>
          <w:sz w:val="18"/>
        </w:rPr>
        <w:t>效率权衡（颜色：预测长度；形状：序列长度）</w:t>
      </w:r>
    </w:p>
    <w:p w14:paraId="77CA3E94" w14:textId="77777777" w:rsidR="004D5224" w:rsidRPr="005253C9" w:rsidRDefault="004D5224" w:rsidP="004D5224">
      <w:pPr>
        <w:jc w:val="center"/>
        <w:rPr>
          <w:rFonts w:eastAsia="SimHei" w:cs="Times New Roman"/>
          <w:b/>
          <w:sz w:val="18"/>
        </w:rPr>
      </w:pPr>
      <w:r w:rsidRPr="005253C9">
        <w:rPr>
          <w:rFonts w:eastAsia="SimHei" w:cs="Times New Roman" w:hint="eastAsia"/>
          <w:b/>
          <w:sz w:val="18"/>
        </w:rPr>
        <w:t xml:space="preserve">Fig.6 </w:t>
      </w:r>
      <w:r w:rsidRPr="005253C9">
        <w:rPr>
          <w:rFonts w:eastAsia="SimHei" w:cs="Times New Roman"/>
          <w:b/>
          <w:sz w:val="18"/>
        </w:rPr>
        <w:t xml:space="preserve">Accuracy–efficiency trade-off (colour: prediction length; marker: input sequence length) </w:t>
      </w:r>
    </w:p>
    <w:p w14:paraId="773F2612" w14:textId="58103A02" w:rsidR="00CE0786" w:rsidRPr="00C8749B" w:rsidRDefault="0026769C" w:rsidP="00CE0786">
      <w:pPr>
        <w:rPr>
          <w:rFonts w:eastAsia="SimHei" w:cs="Times New Roman"/>
          <w:b/>
          <w:color w:val="000000" w:themeColor="text1"/>
          <w:sz w:val="24"/>
          <w:szCs w:val="24"/>
        </w:rPr>
      </w:pPr>
      <w:r w:rsidRPr="00C8749B">
        <w:rPr>
          <w:rFonts w:eastAsia="SimHei" w:cs="Times New Roman" w:hint="eastAsia"/>
          <w:b/>
          <w:color w:val="000000" w:themeColor="text1"/>
          <w:sz w:val="24"/>
          <w:szCs w:val="24"/>
        </w:rPr>
        <w:t xml:space="preserve">3.6 </w:t>
      </w:r>
      <w:r w:rsidR="00CE0786" w:rsidRPr="00C8749B">
        <w:rPr>
          <w:rFonts w:eastAsia="SimHei" w:cs="Times New Roman"/>
          <w:b/>
          <w:color w:val="000000" w:themeColor="text1"/>
          <w:sz w:val="24"/>
          <w:szCs w:val="24"/>
        </w:rPr>
        <w:t>从模型架构对预测性能的解读</w:t>
      </w:r>
    </w:p>
    <w:p w14:paraId="1EFA0D92" w14:textId="77777777"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本节将前述实验结果与</w:t>
      </w:r>
      <w:r w:rsidRPr="00480CC2">
        <w:rPr>
          <w:rFonts w:cs="Times New Roman"/>
          <w:color w:val="000000" w:themeColor="text1"/>
        </w:rPr>
        <w:t xml:space="preserve"> 1.4 </w:t>
      </w:r>
      <w:r w:rsidRPr="00480CC2">
        <w:rPr>
          <w:rFonts w:cs="Times New Roman"/>
          <w:color w:val="000000" w:themeColor="text1"/>
        </w:rPr>
        <w:t>节的架构特点对应，从为何单步预测表现优、为何长预测精度骤降、为何输入长度存在边际收益递减以及为何输入与预测长度</w:t>
      </w:r>
      <w:r w:rsidRPr="00480CC2">
        <w:rPr>
          <w:rFonts w:cs="Times New Roman"/>
          <w:color w:val="000000" w:themeColor="text1"/>
        </w:rPr>
        <w:t>“</w:t>
      </w:r>
      <w:r w:rsidRPr="00480CC2">
        <w:rPr>
          <w:rFonts w:cs="Times New Roman"/>
          <w:color w:val="000000" w:themeColor="text1"/>
        </w:rPr>
        <w:t>匹配</w:t>
      </w:r>
      <w:r w:rsidRPr="00480CC2">
        <w:rPr>
          <w:rFonts w:cs="Times New Roman"/>
          <w:color w:val="000000" w:themeColor="text1"/>
        </w:rPr>
        <w:t>”</w:t>
      </w:r>
      <w:r w:rsidRPr="00480CC2">
        <w:rPr>
          <w:rFonts w:cs="Times New Roman"/>
          <w:color w:val="000000" w:themeColor="text1"/>
        </w:rPr>
        <w:t>能带来局部改善四个方面，给出基于模型结构的解释。</w:t>
      </w:r>
    </w:p>
    <w:p w14:paraId="57AC4AB2" w14:textId="6EB39CAE"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本模型仅用编码器最后一时间步的隐状态</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经一层线性映射得到预测。当预测长度为</w:t>
      </w:r>
      <w:r w:rsidRPr="00480CC2">
        <w:rPr>
          <w:rFonts w:cs="Times New Roman"/>
          <w:color w:val="000000" w:themeColor="text1"/>
        </w:rPr>
        <w:t xml:space="preserve"> 1 </w:t>
      </w:r>
      <w:r w:rsidRPr="00480CC2">
        <w:rPr>
          <w:rFonts w:cs="Times New Roman"/>
          <w:color w:val="000000" w:themeColor="text1"/>
        </w:rPr>
        <w:t>步时，只需从</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预测一步即可；</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经自注意力已聚合整段输入信息，对</w:t>
      </w:r>
      <w:r w:rsidRPr="00480CC2">
        <w:rPr>
          <w:rFonts w:cs="Times New Roman"/>
          <w:color w:val="000000" w:themeColor="text1"/>
        </w:rPr>
        <w:t>“</w:t>
      </w:r>
      <w:r w:rsidRPr="00480CC2">
        <w:rPr>
          <w:rFonts w:cs="Times New Roman"/>
          <w:color w:val="000000" w:themeColor="text1"/>
        </w:rPr>
        <w:t>下一时刻</w:t>
      </w:r>
      <w:r w:rsidRPr="00480CC2">
        <w:rPr>
          <w:rFonts w:cs="Times New Roman"/>
          <w:color w:val="000000" w:themeColor="text1"/>
        </w:rPr>
        <w:t>”</w:t>
      </w:r>
      <w:r w:rsidRPr="00480CC2">
        <w:rPr>
          <w:rFonts w:cs="Times New Roman"/>
          <w:color w:val="000000" w:themeColor="text1"/>
        </w:rPr>
        <w:t>而言信息充足，且不存在多步误差累积。因此单步预测在</w:t>
      </w:r>
      <w:r w:rsidRPr="00480CC2">
        <w:rPr>
          <w:rFonts w:cs="Times New Roman"/>
          <w:color w:val="000000" w:themeColor="text1"/>
        </w:rPr>
        <w:t xml:space="preserve"> 20 </w:t>
      </w:r>
      <w:r w:rsidRPr="00480CC2">
        <w:rPr>
          <w:rFonts w:cs="Times New Roman"/>
          <w:color w:val="000000" w:themeColor="text1"/>
        </w:rPr>
        <w:t>组配置中</w:t>
      </w:r>
      <w:r w:rsidRPr="00480CC2">
        <w:rPr>
          <w:rFonts w:cs="Times New Roman"/>
          <w:color w:val="000000" w:themeColor="text1"/>
        </w:rPr>
        <w:t xml:space="preserve"> R² </w:t>
      </w:r>
      <w:r w:rsidRPr="00480CC2">
        <w:rPr>
          <w:rFonts w:cs="Times New Roman"/>
          <w:color w:val="000000" w:themeColor="text1"/>
        </w:rPr>
        <w:t>均达</w:t>
      </w:r>
      <w:r w:rsidRPr="00480CC2">
        <w:rPr>
          <w:rFonts w:cs="Times New Roman"/>
          <w:color w:val="000000" w:themeColor="text1"/>
        </w:rPr>
        <w:t xml:space="preserve"> 0.88 </w:t>
      </w:r>
      <w:r w:rsidRPr="00480CC2">
        <w:rPr>
          <w:rFonts w:cs="Times New Roman"/>
          <w:color w:val="000000" w:themeColor="text1"/>
        </w:rPr>
        <w:t>以上，与</w:t>
      </w:r>
      <w:r w:rsidRPr="00480CC2">
        <w:rPr>
          <w:rFonts w:cs="Times New Roman"/>
          <w:color w:val="000000" w:themeColor="text1"/>
        </w:rPr>
        <w:t>“</w:t>
      </w:r>
      <w:r w:rsidRPr="00480CC2">
        <w:rPr>
          <w:rFonts w:cs="Times New Roman"/>
          <w:color w:val="000000" w:themeColor="text1"/>
        </w:rPr>
        <w:t>单向量</w:t>
      </w:r>
      <w:r w:rsidRPr="00480CC2">
        <w:rPr>
          <w:rFonts w:cs="Times New Roman"/>
          <w:color w:val="000000" w:themeColor="text1"/>
        </w:rPr>
        <w:t xml:space="preserve"> + </w:t>
      </w:r>
      <w:r w:rsidRPr="00480CC2">
        <w:rPr>
          <w:rFonts w:cs="Times New Roman"/>
          <w:color w:val="000000" w:themeColor="text1"/>
        </w:rPr>
        <w:t>单步输出</w:t>
      </w:r>
      <w:r w:rsidRPr="00480CC2">
        <w:rPr>
          <w:rFonts w:cs="Times New Roman"/>
          <w:color w:val="000000" w:themeColor="text1"/>
        </w:rPr>
        <w:t>”</w:t>
      </w:r>
      <w:r w:rsidRPr="00480CC2">
        <w:rPr>
          <w:rFonts w:cs="Times New Roman"/>
          <w:color w:val="000000" w:themeColor="text1"/>
        </w:rPr>
        <w:t>的架构高度契合，这是单步预测普遍取得高精度的主要原因。</w:t>
      </w:r>
    </w:p>
    <w:p w14:paraId="142B5B57" w14:textId="669D35D3" w:rsidR="00480CC2" w:rsidRDefault="00480CC2" w:rsidP="0094008B">
      <w:pPr>
        <w:ind w:firstLineChars="200" w:firstLine="420"/>
        <w:rPr>
          <w:rFonts w:cs="Times New Roman"/>
          <w:color w:val="000000" w:themeColor="text1"/>
        </w:rPr>
      </w:pPr>
      <w:r w:rsidRPr="00480CC2">
        <w:rPr>
          <w:rFonts w:cs="Times New Roman"/>
          <w:color w:val="000000" w:themeColor="text1"/>
        </w:rPr>
        <w:t>预测长度增大后精度明显下降，则与架构约束直接相关。同一</w:t>
      </w:r>
      <w:r w:rsidRPr="00480CC2">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经同一线性层直接输出</w:t>
      </w:r>
      <m:oMath>
        <m:r>
          <w:rPr>
            <w:rFonts w:ascii="Cambria Math" w:hAnsi="Cambria Math" w:cs="Times New Roman"/>
            <w:color w:val="000000" w:themeColor="text1"/>
          </w:rPr>
          <m:t>H×F</m:t>
        </m:r>
      </m:oMath>
      <w:r w:rsidRPr="00480CC2">
        <w:rPr>
          <w:rFonts w:cs="Times New Roman"/>
          <w:color w:val="000000" w:themeColor="text1"/>
        </w:rPr>
        <w:t>个标量。架构上既未区分</w:t>
      </w:r>
      <w:r w:rsidRPr="00480CC2">
        <w:rPr>
          <w:rFonts w:cs="Times New Roman"/>
          <w:color w:val="000000" w:themeColor="text1"/>
        </w:rPr>
        <w:t>“</w:t>
      </w:r>
      <w:r w:rsidRPr="00480CC2">
        <w:rPr>
          <w:rFonts w:cs="Times New Roman"/>
          <w:color w:val="000000" w:themeColor="text1"/>
        </w:rPr>
        <w:t>近期</w:t>
      </w:r>
      <w:r w:rsidRPr="00480CC2">
        <w:rPr>
          <w:rFonts w:cs="Times New Roman"/>
          <w:color w:val="000000" w:themeColor="text1"/>
        </w:rPr>
        <w:t>”</w:t>
      </w:r>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远期</w:t>
      </w:r>
      <w:r w:rsidRPr="00480CC2">
        <w:rPr>
          <w:rFonts w:cs="Times New Roman"/>
          <w:color w:val="000000" w:themeColor="text1"/>
        </w:rPr>
        <w:t>”</w:t>
      </w:r>
      <w:r w:rsidRPr="00480CC2">
        <w:rPr>
          <w:rFonts w:cs="Times New Roman"/>
          <w:color w:val="000000" w:themeColor="text1"/>
        </w:rPr>
        <w:t>未来步，也未采用自回归或解码器逐步生成，所有未来步共享同一表示与同一映射，模型容量被摊薄；且随</w:t>
      </w:r>
      <w:r w:rsidR="0094008B">
        <w:rPr>
          <w:rFonts w:cs="Times New Roman" w:hint="eastAsia"/>
          <w:color w:val="000000" w:themeColor="text1"/>
        </w:rPr>
        <w:t>H</w:t>
      </w:r>
      <w:r w:rsidRPr="00480CC2">
        <w:rPr>
          <w:rFonts w:cs="Times New Roman"/>
          <w:color w:val="000000" w:themeColor="text1"/>
        </w:rPr>
        <w:t>增大，远期不确定性上升，单一定长向量难以编码数十步后的细节。这与实验中预测长度</w:t>
      </w:r>
      <w:r w:rsidRPr="00480CC2">
        <w:rPr>
          <w:rFonts w:cs="Times New Roman"/>
          <w:color w:val="000000" w:themeColor="text1"/>
        </w:rPr>
        <w:t xml:space="preserve"> 120 </w:t>
      </w:r>
      <w:r w:rsidRPr="00480CC2">
        <w:rPr>
          <w:rFonts w:cs="Times New Roman"/>
          <w:color w:val="000000" w:themeColor="text1"/>
        </w:rPr>
        <w:t>步、</w:t>
      </w:r>
      <w:r w:rsidRPr="00480CC2">
        <w:rPr>
          <w:rFonts w:cs="Times New Roman"/>
          <w:color w:val="000000" w:themeColor="text1"/>
        </w:rPr>
        <w:t xml:space="preserve">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大幅下降甚至为负的结果一致，说明当前仅编码器加单线性输出的设计在结构上更适合短时预测。</w:t>
      </w:r>
    </w:p>
    <w:p w14:paraId="4B7FCCBB" w14:textId="5B463928" w:rsidR="00272257" w:rsidRPr="00CE0786" w:rsidDel="00D91DD2" w:rsidRDefault="00272257" w:rsidP="00272257">
      <w:pPr>
        <w:rPr>
          <w:moveFrom w:id="120" w:author="#CUI SHUAIWEN#" w:date="2026-02-13T00:01:00Z" w16du:dateUtc="2026-02-12T16:01:00Z"/>
          <w:rFonts w:cs="Times New Roman"/>
          <w:color w:val="000000" w:themeColor="text1"/>
        </w:rPr>
      </w:pPr>
      <w:moveFromRangeStart w:id="121" w:author="#CUI SHUAIWEN#" w:date="2026-02-13T00:01:00Z" w:name="move221833324"/>
      <w:moveFrom w:id="122" w:author="#CUI SHUAIWEN#" w:date="2026-02-13T00:01:00Z" w16du:dateUtc="2026-02-12T16:01:00Z">
        <w:r w:rsidDel="00D91DD2">
          <w:rPr>
            <w:noProof/>
          </w:rPr>
          <w:drawing>
            <wp:inline distT="0" distB="0" distL="0" distR="0" wp14:anchorId="003A2387" wp14:editId="52304B12">
              <wp:extent cx="2867025" cy="7550785"/>
              <wp:effectExtent l="0" t="0" r="9525" b="0"/>
              <wp:docPr id="1452354045"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moveFrom>
    </w:p>
    <w:p w14:paraId="00DDFA47" w14:textId="7540521B" w:rsidR="00272257" w:rsidDel="00D91DD2" w:rsidRDefault="00272257" w:rsidP="00272257">
      <w:pPr>
        <w:jc w:val="center"/>
        <w:rPr>
          <w:moveFrom w:id="123" w:author="#CUI SHUAIWEN#" w:date="2026-02-13T00:01:00Z" w16du:dateUtc="2026-02-12T16:01:00Z"/>
          <w:rFonts w:eastAsia="SimHei" w:cs="Times New Roman"/>
          <w:b/>
          <w:sz w:val="18"/>
        </w:rPr>
      </w:pPr>
      <w:moveFrom w:id="124" w:author="#CUI SHUAIWEN#" w:date="2026-02-13T00:01:00Z" w16du:dateUtc="2026-02-12T16:01:00Z">
        <w:r w:rsidRPr="008073ED" w:rsidDel="00D91DD2">
          <w:rPr>
            <w:rFonts w:eastAsia="SimHei" w:cs="Times New Roman"/>
            <w:b/>
            <w:sz w:val="18"/>
          </w:rPr>
          <w:t>图</w:t>
        </w:r>
        <w:r w:rsidRPr="008073ED" w:rsidDel="00D91DD2">
          <w:rPr>
            <w:rFonts w:eastAsia="SimHei" w:cs="Times New Roman" w:hint="eastAsia"/>
            <w:b/>
            <w:sz w:val="18"/>
          </w:rPr>
          <w:t>7</w:t>
        </w:r>
        <w:r w:rsidRPr="008073ED" w:rsidDel="00D91DD2">
          <w:rPr>
            <w:rFonts w:eastAsia="SimHei" w:cs="Times New Roman"/>
            <w:b/>
            <w:sz w:val="18"/>
          </w:rPr>
          <w:t xml:space="preserve"> </w:t>
        </w:r>
        <w:r w:rsidRPr="008073ED" w:rsidDel="00D91DD2">
          <w:rPr>
            <w:rFonts w:eastAsia="SimHei" w:cs="Times New Roman"/>
            <w:b/>
            <w:sz w:val="18"/>
          </w:rPr>
          <w:t>贯入度：真实值与预测值（预测长度</w:t>
        </w:r>
        <w:r w:rsidRPr="008073ED" w:rsidDel="00D91DD2">
          <w:rPr>
            <w:rFonts w:eastAsia="SimHei" w:cs="Times New Roman"/>
            <w:b/>
            <w:sz w:val="18"/>
          </w:rPr>
          <w:t xml:space="preserve"> 1 </w:t>
        </w:r>
        <w:r w:rsidRPr="008073ED" w:rsidDel="00D91DD2">
          <w:rPr>
            <w:rFonts w:eastAsia="SimHei" w:cs="Times New Roman"/>
            <w:b/>
            <w:sz w:val="18"/>
          </w:rPr>
          <w:t>步）</w:t>
        </w:r>
      </w:moveFrom>
    </w:p>
    <w:p w14:paraId="5ED72F30" w14:textId="426F8B97" w:rsidR="00272257" w:rsidRPr="008073ED" w:rsidDel="00D91DD2" w:rsidRDefault="00272257" w:rsidP="00272257">
      <w:pPr>
        <w:jc w:val="center"/>
        <w:rPr>
          <w:moveFrom w:id="125" w:author="#CUI SHUAIWEN#" w:date="2026-02-13T00:01:00Z" w16du:dateUtc="2026-02-12T16:01:00Z"/>
          <w:rFonts w:eastAsia="SimHei" w:cs="Times New Roman"/>
          <w:b/>
          <w:sz w:val="18"/>
        </w:rPr>
      </w:pPr>
      <w:moveFrom w:id="126" w:author="#CUI SHUAIWEN#" w:date="2026-02-13T00:01:00Z" w16du:dateUtc="2026-02-12T16:01:00Z">
        <w:r w:rsidDel="00D91DD2">
          <w:rPr>
            <w:rFonts w:eastAsia="SimHei" w:cs="Times New Roman" w:hint="eastAsia"/>
            <w:b/>
            <w:sz w:val="18"/>
          </w:rPr>
          <w:t xml:space="preserve">Fig.7 </w:t>
        </w:r>
        <w:r w:rsidRPr="008073ED" w:rsidDel="00D91DD2">
          <w:rPr>
            <w:rFonts w:eastAsia="SimHei" w:cs="Times New Roman"/>
            <w:b/>
            <w:sz w:val="18"/>
          </w:rPr>
          <w:t>Penetration rate: actual vs. predicted (prediction length 1 step)</w:t>
        </w:r>
      </w:moveFrom>
    </w:p>
    <w:p w14:paraId="0E430312" w14:textId="33CA6D25" w:rsidR="00272257" w:rsidRPr="00CE0786" w:rsidDel="00D91DD2" w:rsidRDefault="00272257" w:rsidP="00272257">
      <w:pPr>
        <w:rPr>
          <w:moveFrom w:id="127" w:author="#CUI SHUAIWEN#" w:date="2026-02-13T00:01:00Z" w16du:dateUtc="2026-02-12T16:01:00Z"/>
          <w:rFonts w:cs="Times New Roman"/>
          <w:color w:val="000000" w:themeColor="text1"/>
        </w:rPr>
      </w:pPr>
      <w:moveFrom w:id="128" w:author="#CUI SHUAIWEN#" w:date="2026-02-13T00:01:00Z" w16du:dateUtc="2026-02-12T16:01:00Z">
        <w:r w:rsidDel="00D91DD2">
          <w:rPr>
            <w:noProof/>
          </w:rPr>
          <w:drawing>
            <wp:inline distT="0" distB="0" distL="0" distR="0" wp14:anchorId="1F1B27D2" wp14:editId="1EEA1CBA">
              <wp:extent cx="2867025" cy="7564120"/>
              <wp:effectExtent l="0" t="0" r="9525" b="0"/>
              <wp:docPr id="937571131"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moveFrom>
    </w:p>
    <w:p w14:paraId="3BD9876E" w14:textId="5BAE4D91" w:rsidR="00272257" w:rsidDel="00D91DD2" w:rsidRDefault="00272257" w:rsidP="00272257">
      <w:pPr>
        <w:jc w:val="center"/>
        <w:rPr>
          <w:moveFrom w:id="129" w:author="#CUI SHUAIWEN#" w:date="2026-02-13T00:01:00Z" w16du:dateUtc="2026-02-12T16:01:00Z"/>
          <w:rFonts w:eastAsia="SimHei" w:cs="Times New Roman"/>
          <w:b/>
          <w:sz w:val="18"/>
        </w:rPr>
      </w:pPr>
      <w:moveFrom w:id="130" w:author="#CUI SHUAIWEN#" w:date="2026-02-13T00:01:00Z" w16du:dateUtc="2026-02-12T16:01:00Z">
        <w:r w:rsidRPr="008073ED" w:rsidDel="00D91DD2">
          <w:rPr>
            <w:rFonts w:eastAsia="SimHei" w:cs="Times New Roman"/>
            <w:b/>
            <w:sz w:val="18"/>
          </w:rPr>
          <w:t>图</w:t>
        </w:r>
        <w:r w:rsidRPr="008073ED" w:rsidDel="00D91DD2">
          <w:rPr>
            <w:rFonts w:eastAsia="SimHei" w:cs="Times New Roman" w:hint="eastAsia"/>
            <w:b/>
            <w:sz w:val="18"/>
          </w:rPr>
          <w:t>8</w:t>
        </w:r>
        <w:r w:rsidRPr="008073ED" w:rsidDel="00D91DD2">
          <w:rPr>
            <w:rFonts w:eastAsia="SimHei" w:cs="Times New Roman"/>
            <w:b/>
            <w:sz w:val="18"/>
          </w:rPr>
          <w:t xml:space="preserve"> </w:t>
        </w:r>
        <w:r w:rsidRPr="008073ED" w:rsidDel="00D91DD2">
          <w:rPr>
            <w:rFonts w:eastAsia="SimHei" w:cs="Times New Roman"/>
            <w:b/>
            <w:sz w:val="18"/>
          </w:rPr>
          <w:t>推进油缸总推力：真实值与预测值（预测长度</w:t>
        </w:r>
        <w:r w:rsidRPr="008073ED" w:rsidDel="00D91DD2">
          <w:rPr>
            <w:rFonts w:eastAsia="SimHei" w:cs="Times New Roman"/>
            <w:b/>
            <w:sz w:val="18"/>
          </w:rPr>
          <w:t xml:space="preserve"> 6 </w:t>
        </w:r>
        <w:r w:rsidRPr="008073ED" w:rsidDel="00D91DD2">
          <w:rPr>
            <w:rFonts w:eastAsia="SimHei" w:cs="Times New Roman"/>
            <w:b/>
            <w:sz w:val="18"/>
          </w:rPr>
          <w:t>步）</w:t>
        </w:r>
      </w:moveFrom>
    </w:p>
    <w:p w14:paraId="232D6227" w14:textId="20A8D67B" w:rsidR="00272257" w:rsidRPr="008073ED" w:rsidDel="00D91DD2" w:rsidRDefault="00272257" w:rsidP="00272257">
      <w:pPr>
        <w:jc w:val="center"/>
        <w:rPr>
          <w:moveFrom w:id="131" w:author="#CUI SHUAIWEN#" w:date="2026-02-13T00:01:00Z" w16du:dateUtc="2026-02-12T16:01:00Z"/>
          <w:rFonts w:eastAsia="SimHei" w:cs="Times New Roman"/>
          <w:b/>
          <w:sz w:val="18"/>
        </w:rPr>
      </w:pPr>
      <w:moveFrom w:id="132" w:author="#CUI SHUAIWEN#" w:date="2026-02-13T00:01:00Z" w16du:dateUtc="2026-02-12T16:01:00Z">
        <w:r w:rsidDel="00D91DD2">
          <w:rPr>
            <w:rFonts w:eastAsia="SimHei" w:cs="Times New Roman" w:hint="eastAsia"/>
            <w:b/>
            <w:sz w:val="18"/>
          </w:rPr>
          <w:t xml:space="preserve">Fig. 8 </w:t>
        </w:r>
        <w:r w:rsidRPr="008073ED" w:rsidDel="00D91DD2">
          <w:rPr>
            <w:rFonts w:eastAsia="SimHei" w:cs="Times New Roman"/>
            <w:b/>
            <w:sz w:val="18"/>
          </w:rPr>
          <w:t>Total thrust: actual vs. predicted (prediction length 6 steps)</w:t>
        </w:r>
      </w:moveFrom>
    </w:p>
    <w:p w14:paraId="054E0DC7" w14:textId="41324062" w:rsidR="00272257" w:rsidRPr="00CE0786" w:rsidDel="00D91DD2" w:rsidRDefault="00272257" w:rsidP="00272257">
      <w:pPr>
        <w:rPr>
          <w:moveFrom w:id="133" w:author="#CUI SHUAIWEN#" w:date="2026-02-13T00:01:00Z" w16du:dateUtc="2026-02-12T16:01:00Z"/>
          <w:rFonts w:cs="Times New Roman"/>
          <w:color w:val="000000" w:themeColor="text1"/>
        </w:rPr>
      </w:pPr>
      <w:moveFrom w:id="134" w:author="#CUI SHUAIWEN#" w:date="2026-02-13T00:01:00Z" w16du:dateUtc="2026-02-12T16:01:00Z">
        <w:r w:rsidDel="00D91DD2">
          <w:rPr>
            <w:noProof/>
          </w:rPr>
          <w:drawing>
            <wp:inline distT="0" distB="0" distL="0" distR="0" wp14:anchorId="2ABD2675" wp14:editId="08A5FFA6">
              <wp:extent cx="2867025" cy="7564120"/>
              <wp:effectExtent l="0" t="0" r="9525" b="0"/>
              <wp:docPr id="160318950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moveFrom>
    </w:p>
    <w:p w14:paraId="1E733375" w14:textId="00319459" w:rsidR="00272257" w:rsidDel="00D91DD2" w:rsidRDefault="00272257" w:rsidP="00272257">
      <w:pPr>
        <w:jc w:val="center"/>
        <w:rPr>
          <w:moveFrom w:id="135" w:author="#CUI SHUAIWEN#" w:date="2026-02-13T00:01:00Z" w16du:dateUtc="2026-02-12T16:01:00Z"/>
          <w:rFonts w:eastAsia="SimHei" w:cs="Times New Roman"/>
          <w:b/>
          <w:sz w:val="18"/>
        </w:rPr>
      </w:pPr>
      <w:moveFrom w:id="136" w:author="#CUI SHUAIWEN#" w:date="2026-02-13T00:01:00Z" w16du:dateUtc="2026-02-12T16:01:00Z">
        <w:r w:rsidRPr="008073ED" w:rsidDel="00D91DD2">
          <w:rPr>
            <w:rFonts w:eastAsia="SimHei" w:cs="Times New Roman"/>
            <w:b/>
            <w:sz w:val="18"/>
          </w:rPr>
          <w:t>图</w:t>
        </w:r>
        <w:r w:rsidRPr="008073ED" w:rsidDel="00D91DD2">
          <w:rPr>
            <w:rFonts w:eastAsia="SimHei" w:cs="Times New Roman" w:hint="eastAsia"/>
            <w:b/>
            <w:sz w:val="18"/>
          </w:rPr>
          <w:t>9</w:t>
        </w:r>
        <w:r w:rsidRPr="008073ED" w:rsidDel="00D91DD2">
          <w:rPr>
            <w:rFonts w:eastAsia="SimHei" w:cs="Times New Roman"/>
            <w:b/>
            <w:sz w:val="18"/>
          </w:rPr>
          <w:t xml:space="preserve"> </w:t>
        </w:r>
        <w:r w:rsidRPr="008073ED" w:rsidDel="00D91DD2">
          <w:rPr>
            <w:rFonts w:eastAsia="SimHei" w:cs="Times New Roman"/>
            <w:b/>
            <w:sz w:val="18"/>
          </w:rPr>
          <w:t>刀盘扭矩：真实值与预测值（预测长度</w:t>
        </w:r>
        <w:r w:rsidRPr="008073ED" w:rsidDel="00D91DD2">
          <w:rPr>
            <w:rFonts w:eastAsia="SimHei" w:cs="Times New Roman"/>
            <w:b/>
            <w:sz w:val="18"/>
          </w:rPr>
          <w:t xml:space="preserve"> 120 </w:t>
        </w:r>
        <w:r w:rsidRPr="008073ED" w:rsidDel="00D91DD2">
          <w:rPr>
            <w:rFonts w:eastAsia="SimHei" w:cs="Times New Roman"/>
            <w:b/>
            <w:sz w:val="18"/>
          </w:rPr>
          <w:t>步）</w:t>
        </w:r>
      </w:moveFrom>
    </w:p>
    <w:p w14:paraId="4489D0C4" w14:textId="6B6DE8AB" w:rsidR="00272257" w:rsidRPr="008073ED" w:rsidDel="00D91DD2" w:rsidRDefault="00272257" w:rsidP="00272257">
      <w:pPr>
        <w:jc w:val="center"/>
        <w:rPr>
          <w:moveFrom w:id="137" w:author="#CUI SHUAIWEN#" w:date="2026-02-13T00:01:00Z" w16du:dateUtc="2026-02-12T16:01:00Z"/>
          <w:rFonts w:eastAsia="SimHei" w:cs="Times New Roman"/>
          <w:b/>
          <w:sz w:val="18"/>
        </w:rPr>
      </w:pPr>
      <w:moveFrom w:id="138" w:author="#CUI SHUAIWEN#" w:date="2026-02-13T00:01:00Z" w16du:dateUtc="2026-02-12T16:01:00Z">
        <w:r w:rsidDel="00D91DD2">
          <w:rPr>
            <w:rFonts w:eastAsia="SimHei" w:cs="Times New Roman" w:hint="eastAsia"/>
            <w:b/>
            <w:sz w:val="18"/>
          </w:rPr>
          <w:t xml:space="preserve">Fig. 9 </w:t>
        </w:r>
        <w:r w:rsidRPr="008073ED" w:rsidDel="00D91DD2">
          <w:rPr>
            <w:rFonts w:eastAsia="SimHei" w:cs="Times New Roman"/>
            <w:b/>
            <w:sz w:val="18"/>
          </w:rPr>
          <w:t>Cutterhead torque: actual vs. predicted (prediction length 120 steps)</w:t>
        </w:r>
      </w:moveFrom>
    </w:p>
    <w:p w14:paraId="761AD10E" w14:textId="058E03A9" w:rsidR="00272257" w:rsidDel="00D91DD2" w:rsidRDefault="00272257" w:rsidP="00272257">
      <w:pPr>
        <w:rPr>
          <w:moveFrom w:id="139" w:author="#CUI SHUAIWEN#" w:date="2026-02-13T00:01:00Z" w16du:dateUtc="2026-02-12T16:01:00Z"/>
          <w:rFonts w:cs="Times New Roman"/>
          <w:color w:val="000000" w:themeColor="text1"/>
        </w:rPr>
      </w:pPr>
      <w:moveFrom w:id="140" w:author="#CUI SHUAIWEN#" w:date="2026-02-13T00:01:00Z" w16du:dateUtc="2026-02-12T16:01:00Z">
        <w:r w:rsidDel="00D91DD2">
          <w:rPr>
            <w:noProof/>
          </w:rPr>
          <w:drawing>
            <wp:inline distT="0" distB="0" distL="0" distR="0" wp14:anchorId="0496D946" wp14:editId="634D43AB">
              <wp:extent cx="2867025" cy="7550785"/>
              <wp:effectExtent l="0" t="0" r="9525" b="0"/>
              <wp:docPr id="100914620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moveFrom>
    </w:p>
    <w:p w14:paraId="7DD30ED4" w14:textId="4DB4C42A" w:rsidR="00272257" w:rsidDel="00D91DD2" w:rsidRDefault="00272257" w:rsidP="00272257">
      <w:pPr>
        <w:jc w:val="center"/>
        <w:rPr>
          <w:moveFrom w:id="141" w:author="#CUI SHUAIWEN#" w:date="2026-02-13T00:01:00Z" w16du:dateUtc="2026-02-12T16:01:00Z"/>
          <w:rFonts w:eastAsia="SimHei" w:cs="Times New Roman"/>
          <w:b/>
          <w:sz w:val="18"/>
        </w:rPr>
      </w:pPr>
      <w:moveFrom w:id="142" w:author="#CUI SHUAIWEN#" w:date="2026-02-13T00:01:00Z" w16du:dateUtc="2026-02-12T16:01:00Z">
        <w:r w:rsidRPr="008073ED" w:rsidDel="00D91DD2">
          <w:rPr>
            <w:rFonts w:eastAsia="SimHei" w:cs="Times New Roman"/>
            <w:b/>
            <w:sz w:val="18"/>
          </w:rPr>
          <w:t>图</w:t>
        </w:r>
        <w:r w:rsidRPr="008073ED" w:rsidDel="00D91DD2">
          <w:rPr>
            <w:rFonts w:eastAsia="SimHei" w:cs="Times New Roman"/>
            <w:b/>
            <w:sz w:val="18"/>
          </w:rPr>
          <w:t>1</w:t>
        </w:r>
        <w:r w:rsidRPr="008073ED" w:rsidDel="00D91DD2">
          <w:rPr>
            <w:rFonts w:eastAsia="SimHei" w:cs="Times New Roman" w:hint="eastAsia"/>
            <w:b/>
            <w:sz w:val="18"/>
          </w:rPr>
          <w:t>0</w:t>
        </w:r>
        <w:r w:rsidRPr="008073ED" w:rsidDel="00D91DD2">
          <w:rPr>
            <w:rFonts w:eastAsia="SimHei" w:cs="Times New Roman"/>
            <w:b/>
            <w:sz w:val="18"/>
          </w:rPr>
          <w:t xml:space="preserve"> </w:t>
        </w:r>
        <w:r w:rsidRPr="008073ED" w:rsidDel="00D91DD2">
          <w:rPr>
            <w:rFonts w:eastAsia="SimHei" w:cs="Times New Roman"/>
            <w:b/>
            <w:sz w:val="18"/>
          </w:rPr>
          <w:t>土舱土压（右上）：真实值与预测值（预测长度</w:t>
        </w:r>
        <w:r w:rsidRPr="008073ED" w:rsidDel="00D91DD2">
          <w:rPr>
            <w:rFonts w:eastAsia="SimHei" w:cs="Times New Roman"/>
            <w:b/>
            <w:sz w:val="18"/>
          </w:rPr>
          <w:t xml:space="preserve"> 360 </w:t>
        </w:r>
        <w:r w:rsidRPr="008073ED" w:rsidDel="00D91DD2">
          <w:rPr>
            <w:rFonts w:eastAsia="SimHei" w:cs="Times New Roman"/>
            <w:b/>
            <w:sz w:val="18"/>
          </w:rPr>
          <w:t>步）</w:t>
        </w:r>
      </w:moveFrom>
    </w:p>
    <w:p w14:paraId="24ECC7E3" w14:textId="1ACF5F3A" w:rsidR="00272257" w:rsidRPr="008073ED" w:rsidDel="00D91DD2" w:rsidRDefault="00272257" w:rsidP="00272257">
      <w:pPr>
        <w:jc w:val="center"/>
        <w:rPr>
          <w:moveFrom w:id="143" w:author="#CUI SHUAIWEN#" w:date="2026-02-13T00:01:00Z" w16du:dateUtc="2026-02-12T16:01:00Z"/>
          <w:rFonts w:eastAsia="SimHei" w:cs="Times New Roman"/>
          <w:b/>
          <w:sz w:val="18"/>
        </w:rPr>
      </w:pPr>
      <w:moveFrom w:id="144" w:author="#CUI SHUAIWEN#" w:date="2026-02-13T00:01:00Z" w16du:dateUtc="2026-02-12T16:01:00Z">
        <w:r w:rsidDel="00D91DD2">
          <w:rPr>
            <w:rFonts w:eastAsia="SimHei" w:cs="Times New Roman" w:hint="eastAsia"/>
            <w:b/>
            <w:sz w:val="18"/>
          </w:rPr>
          <w:t xml:space="preserve">Fig. 10 </w:t>
        </w:r>
        <w:r w:rsidRPr="008073ED" w:rsidDel="00D91DD2">
          <w:rPr>
            <w:rFonts w:eastAsia="SimHei" w:cs="Times New Roman"/>
            <w:b/>
            <w:sz w:val="18"/>
          </w:rPr>
          <w:t>Cutterhead speed: actual vs. predicted (prediction length 360 steps)</w:t>
        </w:r>
      </w:moveFrom>
    </w:p>
    <w:moveFromRangeEnd w:id="121"/>
    <w:p w14:paraId="06460A0D" w14:textId="784F8E02" w:rsidR="00480CC2" w:rsidRPr="00480CC2" w:rsidRDefault="00480CC2" w:rsidP="00CB2C96">
      <w:pPr>
        <w:ind w:firstLineChars="200" w:firstLine="420"/>
        <w:rPr>
          <w:rFonts w:cs="Times New Roman"/>
          <w:color w:val="000000" w:themeColor="text1"/>
        </w:rPr>
      </w:pPr>
      <w:r w:rsidRPr="00480CC2">
        <w:rPr>
          <w:rFonts w:cs="Times New Roman"/>
          <w:color w:val="000000" w:themeColor="text1"/>
        </w:rPr>
        <w:t>输入长度在单步预测下呈现边际收益递减，同样可从自注意力机制得到解释。自注意力使最后一步已能访问全部输入步，对</w:t>
      </w:r>
      <w:r w:rsidRPr="00480CC2">
        <w:rPr>
          <w:rFonts w:cs="Times New Roman"/>
          <w:color w:val="000000" w:themeColor="text1"/>
        </w:rPr>
        <w:t>“</w:t>
      </w:r>
      <w:r w:rsidRPr="00480CC2">
        <w:rPr>
          <w:rFonts w:cs="Times New Roman"/>
          <w:color w:val="000000" w:themeColor="text1"/>
        </w:rPr>
        <w:t>下一步</w:t>
      </w:r>
      <w:r w:rsidRPr="00480CC2">
        <w:rPr>
          <w:rFonts w:cs="Times New Roman"/>
          <w:color w:val="000000" w:themeColor="text1"/>
        </w:rPr>
        <w:t>”</w:t>
      </w:r>
      <w:r w:rsidRPr="00480CC2">
        <w:rPr>
          <w:rFonts w:cs="Times New Roman"/>
          <w:color w:val="000000" w:themeColor="text1"/>
        </w:rPr>
        <w:t>最有用的多为近期历史；继续增加输入长度主要增加更早时段的信息，对单步预测的边际贡献有限。实验中</w:t>
      </w:r>
      <w:r w:rsidRPr="00480CC2">
        <w:rPr>
          <w:rFonts w:cs="Times New Roman"/>
          <w:color w:val="000000" w:themeColor="text1"/>
        </w:rPr>
        <w:t xml:space="preserve"> 6 </w:t>
      </w:r>
      <w:r w:rsidRPr="00480CC2">
        <w:rPr>
          <w:rFonts w:cs="Times New Roman"/>
          <w:color w:val="000000" w:themeColor="text1"/>
        </w:rPr>
        <w:t>步输入即达</w:t>
      </w:r>
      <w:r w:rsidRPr="00480CC2">
        <w:rPr>
          <w:rFonts w:cs="Times New Roman"/>
          <w:color w:val="000000" w:themeColor="text1"/>
        </w:rPr>
        <w:t xml:space="preserve"> R²=0.886</w:t>
      </w:r>
      <w:r w:rsidRPr="00480CC2">
        <w:rPr>
          <w:rFonts w:cs="Times New Roman"/>
          <w:color w:val="000000" w:themeColor="text1"/>
        </w:rPr>
        <w:t>，增至</w:t>
      </w:r>
      <w:r w:rsidRPr="00480CC2">
        <w:rPr>
          <w:rFonts w:cs="Times New Roman"/>
          <w:color w:val="000000" w:themeColor="text1"/>
        </w:rPr>
        <w:t xml:space="preserve"> 120 </w:t>
      </w:r>
      <w:r w:rsidRPr="00480CC2">
        <w:rPr>
          <w:rFonts w:cs="Times New Roman"/>
          <w:color w:val="000000" w:themeColor="text1"/>
        </w:rPr>
        <w:t>步仅提升至</w:t>
      </w:r>
      <w:r w:rsidRPr="00480CC2">
        <w:rPr>
          <w:rFonts w:cs="Times New Roman"/>
          <w:color w:val="000000" w:themeColor="text1"/>
        </w:rPr>
        <w:t xml:space="preserve"> 0.892</w:t>
      </w:r>
      <w:r w:rsidRPr="00480CC2">
        <w:rPr>
          <w:rFonts w:cs="Times New Roman"/>
          <w:color w:val="000000" w:themeColor="text1"/>
        </w:rPr>
        <w:t>（约</w:t>
      </w:r>
      <w:r w:rsidRPr="00480CC2">
        <w:rPr>
          <w:rFonts w:cs="Times New Roman"/>
          <w:color w:val="000000" w:themeColor="text1"/>
        </w:rPr>
        <w:t xml:space="preserve"> 0.6 </w:t>
      </w:r>
      <w:r w:rsidRPr="00480CC2">
        <w:rPr>
          <w:rFonts w:cs="Times New Roman"/>
          <w:color w:val="000000" w:themeColor="text1"/>
        </w:rPr>
        <w:t>个百分点），而训练时间约增</w:t>
      </w:r>
      <w:r w:rsidRPr="00480CC2">
        <w:rPr>
          <w:rFonts w:cs="Times New Roman"/>
          <w:color w:val="000000" w:themeColor="text1"/>
        </w:rPr>
        <w:t xml:space="preserve"> 6.6 </w:t>
      </w:r>
      <w:r w:rsidRPr="00480CC2">
        <w:rPr>
          <w:rFonts w:cs="Times New Roman"/>
          <w:color w:val="000000" w:themeColor="text1"/>
        </w:rPr>
        <w:t>倍，与</w:t>
      </w:r>
      <w:r w:rsidRPr="00480CC2">
        <w:rPr>
          <w:rFonts w:cs="Times New Roman"/>
          <w:color w:val="000000" w:themeColor="text1"/>
        </w:rPr>
        <w:t>“</w:t>
      </w:r>
      <w:r w:rsidRPr="00480CC2">
        <w:rPr>
          <w:rFonts w:cs="Times New Roman"/>
          <w:color w:val="000000" w:themeColor="text1"/>
        </w:rPr>
        <w:t>注意力已覆盖全序列且单步预测更依赖近期</w:t>
      </w:r>
      <w:r w:rsidRPr="00480CC2">
        <w:rPr>
          <w:rFonts w:cs="Times New Roman"/>
          <w:color w:val="000000" w:themeColor="text1"/>
        </w:rPr>
        <w:t>”</w:t>
      </w:r>
      <w:r w:rsidRPr="00480CC2">
        <w:rPr>
          <w:rFonts w:cs="Times New Roman"/>
          <w:color w:val="000000" w:themeColor="text1"/>
        </w:rPr>
        <w:t>的机制相符；输入</w:t>
      </w:r>
      <w:r w:rsidRPr="00480CC2">
        <w:rPr>
          <w:rFonts w:cs="Times New Roman"/>
          <w:color w:val="000000" w:themeColor="text1"/>
        </w:rPr>
        <w:t xml:space="preserve"> 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略低于</w:t>
      </w:r>
      <w:r w:rsidRPr="00480CC2">
        <w:rPr>
          <w:rFonts w:cs="Times New Roman"/>
          <w:color w:val="000000" w:themeColor="text1"/>
        </w:rPr>
        <w:t xml:space="preserve"> 120 </w:t>
      </w:r>
      <w:r w:rsidRPr="00480CC2">
        <w:rPr>
          <w:rFonts w:cs="Times New Roman"/>
          <w:color w:val="000000" w:themeColor="text1"/>
        </w:rPr>
        <w:t>步，可能与更长序列带来的优化难度或过拟合倾向有关。</w:t>
      </w:r>
    </w:p>
    <w:p w14:paraId="47FC3D7C" w14:textId="77777777" w:rsidR="00480CC2" w:rsidRDefault="00480CC2" w:rsidP="00480CC2">
      <w:pPr>
        <w:ind w:firstLineChars="200" w:firstLine="420"/>
        <w:rPr>
          <w:ins w:id="145" w:author="#CUI SHUAIWEN#" w:date="2026-02-13T00:01:00Z" w16du:dateUtc="2026-02-12T16:01:00Z"/>
          <w:rFonts w:cs="Times New Roman"/>
          <w:color w:val="000000" w:themeColor="text1"/>
        </w:rPr>
      </w:pPr>
      <w:r w:rsidRPr="00480CC2">
        <w:rPr>
          <w:rFonts w:cs="Times New Roman"/>
          <w:color w:val="000000" w:themeColor="text1"/>
        </w:rPr>
        <w:t>预测长度</w:t>
      </w:r>
      <w:r w:rsidRPr="00480CC2">
        <w:rPr>
          <w:rFonts w:cs="Times New Roman"/>
          <w:color w:val="000000" w:themeColor="text1"/>
        </w:rPr>
        <w:t xml:space="preserve"> 120 </w:t>
      </w:r>
      <w:r w:rsidRPr="00480CC2">
        <w:rPr>
          <w:rFonts w:cs="Times New Roman"/>
          <w:color w:val="000000" w:themeColor="text1"/>
        </w:rPr>
        <w:t>步时，仅当输入长度同为</w:t>
      </w:r>
      <w:r w:rsidRPr="00480CC2">
        <w:rPr>
          <w:rFonts w:cs="Times New Roman"/>
          <w:color w:val="000000" w:themeColor="text1"/>
        </w:rPr>
        <w:t xml:space="preserve"> 120 </w:t>
      </w:r>
      <w:r w:rsidRPr="00480CC2">
        <w:rPr>
          <w:rFonts w:cs="Times New Roman"/>
          <w:color w:val="000000" w:themeColor="text1"/>
        </w:rPr>
        <w:t>步时取得正</w:t>
      </w:r>
      <w:r w:rsidRPr="00480CC2">
        <w:rPr>
          <w:rFonts w:cs="Times New Roman"/>
          <w:color w:val="000000" w:themeColor="text1"/>
        </w:rPr>
        <w:t xml:space="preserve"> R²</w:t>
      </w:r>
      <w:r w:rsidRPr="00480CC2">
        <w:rPr>
          <w:rFonts w:cs="Times New Roman"/>
          <w:color w:val="000000" w:themeColor="text1"/>
        </w:rPr>
        <w:t>（</w:t>
      </w:r>
      <w:r w:rsidRPr="00480CC2">
        <w:rPr>
          <w:rFonts w:cs="Times New Roman"/>
          <w:color w:val="000000" w:themeColor="text1"/>
        </w:rPr>
        <w:t>0.104</w:t>
      </w:r>
      <w:r w:rsidRPr="00480CC2">
        <w:rPr>
          <w:rFonts w:cs="Times New Roman"/>
          <w:color w:val="000000" w:themeColor="text1"/>
        </w:rPr>
        <w:t>），体现了输入与预测长度</w:t>
      </w:r>
      <w:r w:rsidRPr="00480CC2">
        <w:rPr>
          <w:rFonts w:cs="Times New Roman"/>
          <w:color w:val="000000" w:themeColor="text1"/>
        </w:rPr>
        <w:t>“</w:t>
      </w:r>
      <w:r w:rsidRPr="00480CC2">
        <w:rPr>
          <w:rFonts w:cs="Times New Roman"/>
          <w:color w:val="000000" w:themeColor="text1"/>
        </w:rPr>
        <w:t>匹配</w:t>
      </w:r>
      <w:r w:rsidRPr="00480CC2">
        <w:rPr>
          <w:rFonts w:cs="Times New Roman"/>
          <w:color w:val="000000" w:themeColor="text1"/>
        </w:rPr>
        <w:t>”</w:t>
      </w:r>
      <w:r w:rsidRPr="00480CC2">
        <w:rPr>
          <w:rFonts w:cs="Times New Roman"/>
          <w:color w:val="000000" w:themeColor="text1"/>
        </w:rPr>
        <w:t>的局部改善。从结构上看，输入</w:t>
      </w:r>
      <w:r w:rsidRPr="00480CC2">
        <w:rPr>
          <w:rFonts w:cs="Times New Roman"/>
          <w:color w:val="000000" w:themeColor="text1"/>
        </w:rPr>
        <w:t xml:space="preserve"> 120 </w:t>
      </w:r>
      <w:r w:rsidRPr="00480CC2">
        <w:rPr>
          <w:rFonts w:cs="Times New Roman"/>
          <w:color w:val="000000" w:themeColor="text1"/>
        </w:rPr>
        <w:t>步、输出</w:t>
      </w:r>
      <w:r w:rsidRPr="00480CC2">
        <w:rPr>
          <w:rFonts w:cs="Times New Roman"/>
          <w:color w:val="000000" w:themeColor="text1"/>
        </w:rPr>
        <w:t xml:space="preserve"> 120 </w:t>
      </w:r>
      <w:r w:rsidRPr="00480CC2">
        <w:rPr>
          <w:rFonts w:cs="Times New Roman"/>
          <w:color w:val="000000" w:themeColor="text1"/>
        </w:rPr>
        <w:t>步在时间尺度上对称，编码器与输出层在</w:t>
      </w:r>
      <w:r w:rsidRPr="00480CC2">
        <w:rPr>
          <w:rFonts w:cs="Times New Roman"/>
          <w:color w:val="000000" w:themeColor="text1"/>
        </w:rPr>
        <w:t>“</w:t>
      </w:r>
      <w:r w:rsidRPr="00480CC2">
        <w:rPr>
          <w:rFonts w:cs="Times New Roman"/>
          <w:color w:val="000000" w:themeColor="text1"/>
        </w:rPr>
        <w:t>跨度</w:t>
      </w:r>
      <w:r w:rsidRPr="00480CC2">
        <w:rPr>
          <w:rFonts w:cs="Times New Roman"/>
          <w:color w:val="000000" w:themeColor="text1"/>
        </w:rPr>
        <w:t>”</w:t>
      </w:r>
      <w:r w:rsidRPr="00480CC2">
        <w:rPr>
          <w:rFonts w:cs="Times New Roman"/>
          <w:color w:val="000000" w:themeColor="text1"/>
        </w:rPr>
        <w:t>上一致，模型可能更易学习</w:t>
      </w:r>
      <w:r w:rsidRPr="00480CC2">
        <w:rPr>
          <w:rFonts w:cs="Times New Roman"/>
          <w:color w:val="000000" w:themeColor="text1"/>
        </w:rPr>
        <w:t>“</w:t>
      </w:r>
      <w:r w:rsidRPr="00480CC2">
        <w:rPr>
          <w:rFonts w:cs="Times New Roman"/>
          <w:color w:val="000000" w:themeColor="text1"/>
        </w:rPr>
        <w:t>用</w:t>
      </w:r>
      <w:r w:rsidRPr="00480CC2">
        <w:rPr>
          <w:rFonts w:cs="Times New Roman"/>
          <w:color w:val="000000" w:themeColor="text1"/>
        </w:rPr>
        <w:t xml:space="preserve"> 120 </w:t>
      </w:r>
      <w:r w:rsidRPr="00480CC2">
        <w:rPr>
          <w:rFonts w:cs="Times New Roman"/>
          <w:color w:val="000000" w:themeColor="text1"/>
        </w:rPr>
        <w:t>步历史概括并预测</w:t>
      </w:r>
      <w:r w:rsidRPr="00480CC2">
        <w:rPr>
          <w:rFonts w:cs="Times New Roman"/>
          <w:color w:val="000000" w:themeColor="text1"/>
        </w:rPr>
        <w:t xml:space="preserve"> 120 </w:t>
      </w:r>
      <w:r w:rsidRPr="00480CC2">
        <w:rPr>
          <w:rFonts w:cs="Times New Roman"/>
          <w:color w:val="000000" w:themeColor="text1"/>
        </w:rPr>
        <w:t>步未来</w:t>
      </w:r>
      <w:r w:rsidRPr="00480CC2">
        <w:rPr>
          <w:rFonts w:cs="Times New Roman"/>
          <w:color w:val="000000" w:themeColor="text1"/>
        </w:rPr>
        <w:t>”</w:t>
      </w:r>
      <w:r w:rsidRPr="00480CC2">
        <w:rPr>
          <w:rFonts w:cs="Times New Roman"/>
          <w:color w:val="000000" w:themeColor="text1"/>
        </w:rPr>
        <w:t>的映射；而输入</w:t>
      </w:r>
      <w:r w:rsidRPr="00480CC2">
        <w:rPr>
          <w:rFonts w:cs="Times New Roman"/>
          <w:color w:val="000000" w:themeColor="text1"/>
        </w:rPr>
        <w:t xml:space="preserve"> 6 </w:t>
      </w:r>
      <w:r w:rsidRPr="00480CC2">
        <w:rPr>
          <w:rFonts w:cs="Times New Roman"/>
          <w:color w:val="000000" w:themeColor="text1"/>
        </w:rPr>
        <w:t>步、输出</w:t>
      </w:r>
      <w:r w:rsidRPr="00480CC2">
        <w:rPr>
          <w:rFonts w:cs="Times New Roman"/>
          <w:color w:val="000000" w:themeColor="text1"/>
        </w:rPr>
        <w:t xml:space="preserve"> 120 </w:t>
      </w:r>
      <w:r w:rsidRPr="00480CC2">
        <w:rPr>
          <w:rFonts w:cs="Times New Roman"/>
          <w:color w:val="000000" w:themeColor="text1"/>
        </w:rPr>
        <w:t>步则要求从极短上下文预测长未来，结构上不匹配，精度显著恶化。预测长度</w:t>
      </w:r>
      <w:r w:rsidRPr="00480CC2">
        <w:rPr>
          <w:rFonts w:cs="Times New Roman"/>
          <w:color w:val="000000" w:themeColor="text1"/>
        </w:rPr>
        <w:t xml:space="preserve"> 360 </w:t>
      </w:r>
      <w:r w:rsidRPr="00480CC2">
        <w:rPr>
          <w:rFonts w:cs="Times New Roman"/>
          <w:color w:val="000000" w:themeColor="text1"/>
        </w:rPr>
        <w:t>步时即便输入</w:t>
      </w:r>
      <w:r w:rsidRPr="00480CC2">
        <w:rPr>
          <w:rFonts w:cs="Times New Roman"/>
          <w:color w:val="000000" w:themeColor="text1"/>
        </w:rPr>
        <w:t xml:space="preserve"> 360 </w:t>
      </w:r>
      <w:r w:rsidRPr="00480CC2">
        <w:rPr>
          <w:rFonts w:cs="Times New Roman"/>
          <w:color w:val="000000" w:themeColor="text1"/>
        </w:rPr>
        <w:t>步仍全部为负</w:t>
      </w:r>
      <w:r w:rsidRPr="00480CC2">
        <w:rPr>
          <w:rFonts w:cs="Times New Roman"/>
          <w:color w:val="000000" w:themeColor="text1"/>
        </w:rPr>
        <w:t xml:space="preserve"> R²</w:t>
      </w:r>
      <w:r w:rsidRPr="00480CC2">
        <w:rPr>
          <w:rFonts w:cs="Times New Roman"/>
          <w:color w:val="000000" w:themeColor="text1"/>
        </w:rPr>
        <w:t>，说明在本文数据与模型规模下，单向量表示难以支撑</w:t>
      </w:r>
      <w:r w:rsidRPr="00480CC2">
        <w:rPr>
          <w:rFonts w:cs="Times New Roman"/>
          <w:color w:val="000000" w:themeColor="text1"/>
        </w:rPr>
        <w:t xml:space="preserve"> 360 </w:t>
      </w:r>
      <w:r w:rsidRPr="00480CC2">
        <w:rPr>
          <w:rFonts w:cs="Times New Roman"/>
          <w:color w:val="000000" w:themeColor="text1"/>
        </w:rPr>
        <w:t>步的直接多步预测，需依赖滚动预测或误差修正等策略。</w:t>
      </w:r>
    </w:p>
    <w:p w14:paraId="219F4E74" w14:textId="77777777" w:rsidR="00D91DD2" w:rsidRPr="00CE0786" w:rsidRDefault="00D91DD2" w:rsidP="00D91DD2">
      <w:pPr>
        <w:rPr>
          <w:moveTo w:id="146" w:author="#CUI SHUAIWEN#" w:date="2026-02-13T00:01:00Z" w16du:dateUtc="2026-02-12T16:01:00Z"/>
          <w:rFonts w:cs="Times New Roman"/>
          <w:color w:val="000000" w:themeColor="text1"/>
        </w:rPr>
      </w:pPr>
      <w:moveToRangeStart w:id="147" w:author="#CUI SHUAIWEN#" w:date="2026-02-13T00:01:00Z" w:name="move221833324"/>
      <w:moveTo w:id="148" w:author="#CUI SHUAIWEN#" w:date="2026-02-13T00:01:00Z" w16du:dateUtc="2026-02-12T16:01:00Z">
        <w:r>
          <w:rPr>
            <w:noProof/>
          </w:rPr>
          <w:lastRenderedPageBreak/>
          <w:drawing>
            <wp:inline distT="0" distB="0" distL="0" distR="0" wp14:anchorId="08D574BE" wp14:editId="7FEC4F4C">
              <wp:extent cx="2867025" cy="7550785"/>
              <wp:effectExtent l="0" t="0" r="9525" b="0"/>
              <wp:docPr id="73393674"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moveTo>
    </w:p>
    <w:p w14:paraId="77917F78" w14:textId="77777777" w:rsidR="00D91DD2" w:rsidRDefault="00D91DD2" w:rsidP="00D91DD2">
      <w:pPr>
        <w:jc w:val="center"/>
        <w:rPr>
          <w:moveTo w:id="149" w:author="#CUI SHUAIWEN#" w:date="2026-02-13T00:01:00Z" w16du:dateUtc="2026-02-12T16:01:00Z"/>
          <w:rFonts w:eastAsia="SimHei" w:cs="Times New Roman"/>
          <w:b/>
          <w:sz w:val="18"/>
        </w:rPr>
      </w:pPr>
      <w:moveTo w:id="150" w:author="#CUI SHUAIWEN#" w:date="2026-02-13T00:01:00Z" w16du:dateUtc="2026-02-12T16:01:00Z">
        <w:r w:rsidRPr="008073ED">
          <w:rPr>
            <w:rFonts w:eastAsia="SimHei" w:cs="Times New Roman"/>
            <w:b/>
            <w:sz w:val="18"/>
          </w:rPr>
          <w:t>图</w:t>
        </w:r>
        <w:r w:rsidRPr="008073ED">
          <w:rPr>
            <w:rFonts w:eastAsia="SimHei" w:cs="Times New Roman" w:hint="eastAsia"/>
            <w:b/>
            <w:sz w:val="18"/>
          </w:rPr>
          <w:t>7</w:t>
        </w:r>
        <w:r w:rsidRPr="008073ED">
          <w:rPr>
            <w:rFonts w:eastAsia="SimHei" w:cs="Times New Roman"/>
            <w:b/>
            <w:sz w:val="18"/>
          </w:rPr>
          <w:t xml:space="preserve"> </w:t>
        </w:r>
        <w:r w:rsidRPr="008073ED">
          <w:rPr>
            <w:rFonts w:eastAsia="SimHei" w:cs="Times New Roman"/>
            <w:b/>
            <w:sz w:val="18"/>
          </w:rPr>
          <w:t>贯入度：真实值与预测值（预测长度</w:t>
        </w:r>
        <w:r w:rsidRPr="008073ED">
          <w:rPr>
            <w:rFonts w:eastAsia="SimHei" w:cs="Times New Roman"/>
            <w:b/>
            <w:sz w:val="18"/>
          </w:rPr>
          <w:t xml:space="preserve"> 1 </w:t>
        </w:r>
        <w:r w:rsidRPr="008073ED">
          <w:rPr>
            <w:rFonts w:eastAsia="SimHei" w:cs="Times New Roman"/>
            <w:b/>
            <w:sz w:val="18"/>
          </w:rPr>
          <w:t>步）</w:t>
        </w:r>
      </w:moveTo>
    </w:p>
    <w:p w14:paraId="23D41BCD" w14:textId="77777777" w:rsidR="00D91DD2" w:rsidRPr="008073ED" w:rsidRDefault="00D91DD2" w:rsidP="00D91DD2">
      <w:pPr>
        <w:jc w:val="center"/>
        <w:rPr>
          <w:moveTo w:id="151" w:author="#CUI SHUAIWEN#" w:date="2026-02-13T00:01:00Z" w16du:dateUtc="2026-02-12T16:01:00Z"/>
          <w:rFonts w:eastAsia="SimHei" w:cs="Times New Roman"/>
          <w:b/>
          <w:sz w:val="18"/>
        </w:rPr>
      </w:pPr>
      <w:moveTo w:id="152" w:author="#CUI SHUAIWEN#" w:date="2026-02-13T00:01:00Z" w16du:dateUtc="2026-02-12T16:01:00Z">
        <w:r>
          <w:rPr>
            <w:rFonts w:eastAsia="SimHei" w:cs="Times New Roman" w:hint="eastAsia"/>
            <w:b/>
            <w:sz w:val="18"/>
          </w:rPr>
          <w:t xml:space="preserve">Fig.7 </w:t>
        </w:r>
        <w:r w:rsidRPr="008073ED">
          <w:rPr>
            <w:rFonts w:eastAsia="SimHei" w:cs="Times New Roman"/>
            <w:b/>
            <w:sz w:val="18"/>
          </w:rPr>
          <w:t>Penetration rate: actual vs. predicted (prediction length 1 step)</w:t>
        </w:r>
      </w:moveTo>
    </w:p>
    <w:p w14:paraId="1B3B4F08" w14:textId="77777777" w:rsidR="00D91DD2" w:rsidRPr="00CE0786" w:rsidRDefault="00D91DD2" w:rsidP="00D91DD2">
      <w:pPr>
        <w:rPr>
          <w:moveTo w:id="153" w:author="#CUI SHUAIWEN#" w:date="2026-02-13T00:01:00Z" w16du:dateUtc="2026-02-12T16:01:00Z"/>
          <w:rFonts w:cs="Times New Roman"/>
          <w:color w:val="000000" w:themeColor="text1"/>
        </w:rPr>
      </w:pPr>
      <w:moveTo w:id="154" w:author="#CUI SHUAIWEN#" w:date="2026-02-13T00:01:00Z" w16du:dateUtc="2026-02-12T16:01:00Z">
        <w:r>
          <w:rPr>
            <w:noProof/>
          </w:rPr>
          <w:drawing>
            <wp:inline distT="0" distB="0" distL="0" distR="0" wp14:anchorId="27AB123E" wp14:editId="68E7A345">
              <wp:extent cx="2867025" cy="7564120"/>
              <wp:effectExtent l="0" t="0" r="9525" b="0"/>
              <wp:docPr id="79114657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moveTo>
    </w:p>
    <w:p w14:paraId="4D53AB4A" w14:textId="77777777" w:rsidR="00D91DD2" w:rsidRDefault="00D91DD2" w:rsidP="00D91DD2">
      <w:pPr>
        <w:jc w:val="center"/>
        <w:rPr>
          <w:moveTo w:id="155" w:author="#CUI SHUAIWEN#" w:date="2026-02-13T00:01:00Z" w16du:dateUtc="2026-02-12T16:01:00Z"/>
          <w:rFonts w:eastAsia="SimHei" w:cs="Times New Roman"/>
          <w:b/>
          <w:sz w:val="18"/>
        </w:rPr>
      </w:pPr>
      <w:moveTo w:id="156" w:author="#CUI SHUAIWEN#" w:date="2026-02-13T00:01:00Z" w16du:dateUtc="2026-02-12T16:01:00Z">
        <w:r w:rsidRPr="008073ED">
          <w:rPr>
            <w:rFonts w:eastAsia="SimHei" w:cs="Times New Roman"/>
            <w:b/>
            <w:sz w:val="18"/>
          </w:rPr>
          <w:t>图</w:t>
        </w:r>
        <w:r w:rsidRPr="008073ED">
          <w:rPr>
            <w:rFonts w:eastAsia="SimHei" w:cs="Times New Roman" w:hint="eastAsia"/>
            <w:b/>
            <w:sz w:val="18"/>
          </w:rPr>
          <w:t>8</w:t>
        </w:r>
        <w:r w:rsidRPr="008073ED">
          <w:rPr>
            <w:rFonts w:eastAsia="SimHei" w:cs="Times New Roman"/>
            <w:b/>
            <w:sz w:val="18"/>
          </w:rPr>
          <w:t xml:space="preserve"> </w:t>
        </w:r>
        <w:r w:rsidRPr="008073ED">
          <w:rPr>
            <w:rFonts w:eastAsia="SimHei" w:cs="Times New Roman"/>
            <w:b/>
            <w:sz w:val="18"/>
          </w:rPr>
          <w:t>推进油缸总推力：真实值与预测值（预测长度</w:t>
        </w:r>
        <w:r w:rsidRPr="008073ED">
          <w:rPr>
            <w:rFonts w:eastAsia="SimHei" w:cs="Times New Roman"/>
            <w:b/>
            <w:sz w:val="18"/>
          </w:rPr>
          <w:t xml:space="preserve"> 6 </w:t>
        </w:r>
        <w:r w:rsidRPr="008073ED">
          <w:rPr>
            <w:rFonts w:eastAsia="SimHei" w:cs="Times New Roman"/>
            <w:b/>
            <w:sz w:val="18"/>
          </w:rPr>
          <w:t>步）</w:t>
        </w:r>
      </w:moveTo>
    </w:p>
    <w:p w14:paraId="1DDF175E" w14:textId="77777777" w:rsidR="00D91DD2" w:rsidRPr="008073ED" w:rsidRDefault="00D91DD2" w:rsidP="00D91DD2">
      <w:pPr>
        <w:jc w:val="center"/>
        <w:rPr>
          <w:moveTo w:id="157" w:author="#CUI SHUAIWEN#" w:date="2026-02-13T00:01:00Z" w16du:dateUtc="2026-02-12T16:01:00Z"/>
          <w:rFonts w:eastAsia="SimHei" w:cs="Times New Roman"/>
          <w:b/>
          <w:sz w:val="18"/>
        </w:rPr>
      </w:pPr>
      <w:moveTo w:id="158" w:author="#CUI SHUAIWEN#" w:date="2026-02-13T00:01:00Z" w16du:dateUtc="2026-02-12T16:01:00Z">
        <w:r>
          <w:rPr>
            <w:rFonts w:eastAsia="SimHei" w:cs="Times New Roman" w:hint="eastAsia"/>
            <w:b/>
            <w:sz w:val="18"/>
          </w:rPr>
          <w:t xml:space="preserve">Fig. 8 </w:t>
        </w:r>
        <w:r w:rsidRPr="008073ED">
          <w:rPr>
            <w:rFonts w:eastAsia="SimHei" w:cs="Times New Roman"/>
            <w:b/>
            <w:sz w:val="18"/>
          </w:rPr>
          <w:t>Total thrust: actual vs. predicted (prediction length 6 steps)</w:t>
        </w:r>
      </w:moveTo>
    </w:p>
    <w:p w14:paraId="129030B1" w14:textId="77777777" w:rsidR="00D91DD2" w:rsidRPr="00CE0786" w:rsidRDefault="00D91DD2" w:rsidP="00D91DD2">
      <w:pPr>
        <w:rPr>
          <w:moveTo w:id="159" w:author="#CUI SHUAIWEN#" w:date="2026-02-13T00:01:00Z" w16du:dateUtc="2026-02-12T16:01:00Z"/>
          <w:rFonts w:cs="Times New Roman"/>
          <w:color w:val="000000" w:themeColor="text1"/>
        </w:rPr>
      </w:pPr>
      <w:moveTo w:id="160" w:author="#CUI SHUAIWEN#" w:date="2026-02-13T00:01:00Z" w16du:dateUtc="2026-02-12T16:01:00Z">
        <w:r>
          <w:rPr>
            <w:noProof/>
          </w:rPr>
          <w:lastRenderedPageBreak/>
          <w:drawing>
            <wp:inline distT="0" distB="0" distL="0" distR="0" wp14:anchorId="196F8A9A" wp14:editId="6724E513">
              <wp:extent cx="2867025" cy="7564120"/>
              <wp:effectExtent l="0" t="0" r="9525" b="0"/>
              <wp:docPr id="141438859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moveTo>
    </w:p>
    <w:p w14:paraId="40A8AAFA" w14:textId="77777777" w:rsidR="00D91DD2" w:rsidRDefault="00D91DD2" w:rsidP="00D91DD2">
      <w:pPr>
        <w:jc w:val="center"/>
        <w:rPr>
          <w:moveTo w:id="161" w:author="#CUI SHUAIWEN#" w:date="2026-02-13T00:01:00Z" w16du:dateUtc="2026-02-12T16:01:00Z"/>
          <w:rFonts w:eastAsia="SimHei" w:cs="Times New Roman"/>
          <w:b/>
          <w:sz w:val="18"/>
        </w:rPr>
      </w:pPr>
      <w:moveTo w:id="162" w:author="#CUI SHUAIWEN#" w:date="2026-02-13T00:01:00Z" w16du:dateUtc="2026-02-12T16:01:00Z">
        <w:r w:rsidRPr="008073ED">
          <w:rPr>
            <w:rFonts w:eastAsia="SimHei" w:cs="Times New Roman"/>
            <w:b/>
            <w:sz w:val="18"/>
          </w:rPr>
          <w:t>图</w:t>
        </w:r>
        <w:r w:rsidRPr="008073ED">
          <w:rPr>
            <w:rFonts w:eastAsia="SimHei" w:cs="Times New Roman" w:hint="eastAsia"/>
            <w:b/>
            <w:sz w:val="18"/>
          </w:rPr>
          <w:t>9</w:t>
        </w:r>
        <w:r w:rsidRPr="008073ED">
          <w:rPr>
            <w:rFonts w:eastAsia="SimHei" w:cs="Times New Roman"/>
            <w:b/>
            <w:sz w:val="18"/>
          </w:rPr>
          <w:t xml:space="preserve"> </w:t>
        </w:r>
        <w:r w:rsidRPr="008073ED">
          <w:rPr>
            <w:rFonts w:eastAsia="SimHei" w:cs="Times New Roman"/>
            <w:b/>
            <w:sz w:val="18"/>
          </w:rPr>
          <w:t>刀盘扭矩：真实值与预测值（预测长度</w:t>
        </w:r>
        <w:r w:rsidRPr="008073ED">
          <w:rPr>
            <w:rFonts w:eastAsia="SimHei" w:cs="Times New Roman"/>
            <w:b/>
            <w:sz w:val="18"/>
          </w:rPr>
          <w:t xml:space="preserve"> 120 </w:t>
        </w:r>
        <w:r w:rsidRPr="008073ED">
          <w:rPr>
            <w:rFonts w:eastAsia="SimHei" w:cs="Times New Roman"/>
            <w:b/>
            <w:sz w:val="18"/>
          </w:rPr>
          <w:t>步）</w:t>
        </w:r>
      </w:moveTo>
    </w:p>
    <w:p w14:paraId="21B406E6" w14:textId="77777777" w:rsidR="00D91DD2" w:rsidRPr="008073ED" w:rsidRDefault="00D91DD2" w:rsidP="00D91DD2">
      <w:pPr>
        <w:jc w:val="center"/>
        <w:rPr>
          <w:moveTo w:id="163" w:author="#CUI SHUAIWEN#" w:date="2026-02-13T00:01:00Z" w16du:dateUtc="2026-02-12T16:01:00Z"/>
          <w:rFonts w:eastAsia="SimHei" w:cs="Times New Roman"/>
          <w:b/>
          <w:sz w:val="18"/>
        </w:rPr>
      </w:pPr>
      <w:moveTo w:id="164" w:author="#CUI SHUAIWEN#" w:date="2026-02-13T00:01:00Z" w16du:dateUtc="2026-02-12T16:01:00Z">
        <w:r>
          <w:rPr>
            <w:rFonts w:eastAsia="SimHei" w:cs="Times New Roman" w:hint="eastAsia"/>
            <w:b/>
            <w:sz w:val="18"/>
          </w:rPr>
          <w:t xml:space="preserve">Fig. 9 </w:t>
        </w:r>
        <w:r w:rsidRPr="008073ED">
          <w:rPr>
            <w:rFonts w:eastAsia="SimHei" w:cs="Times New Roman"/>
            <w:b/>
            <w:sz w:val="18"/>
          </w:rPr>
          <w:t>Cutterhead torque: actual vs. predicted (prediction length 120 steps)</w:t>
        </w:r>
      </w:moveTo>
    </w:p>
    <w:p w14:paraId="12796360" w14:textId="77777777" w:rsidR="00D91DD2" w:rsidRDefault="00D91DD2" w:rsidP="00D91DD2">
      <w:pPr>
        <w:rPr>
          <w:moveTo w:id="165" w:author="#CUI SHUAIWEN#" w:date="2026-02-13T00:01:00Z" w16du:dateUtc="2026-02-12T16:01:00Z"/>
          <w:rFonts w:cs="Times New Roman"/>
          <w:color w:val="000000" w:themeColor="text1"/>
        </w:rPr>
      </w:pPr>
      <w:moveTo w:id="166" w:author="#CUI SHUAIWEN#" w:date="2026-02-13T00:01:00Z" w16du:dateUtc="2026-02-12T16:01:00Z">
        <w:r>
          <w:rPr>
            <w:noProof/>
          </w:rPr>
          <w:drawing>
            <wp:inline distT="0" distB="0" distL="0" distR="0" wp14:anchorId="0D74ED69" wp14:editId="59C49103">
              <wp:extent cx="2867025" cy="7550785"/>
              <wp:effectExtent l="0" t="0" r="9525" b="0"/>
              <wp:docPr id="137019157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moveTo>
    </w:p>
    <w:p w14:paraId="55E607BB" w14:textId="77777777" w:rsidR="00D91DD2" w:rsidRDefault="00D91DD2" w:rsidP="00D91DD2">
      <w:pPr>
        <w:jc w:val="center"/>
        <w:rPr>
          <w:moveTo w:id="167" w:author="#CUI SHUAIWEN#" w:date="2026-02-13T00:01:00Z" w16du:dateUtc="2026-02-12T16:01:00Z"/>
          <w:rFonts w:eastAsia="SimHei" w:cs="Times New Roman"/>
          <w:b/>
          <w:sz w:val="18"/>
        </w:rPr>
      </w:pPr>
      <w:moveTo w:id="168" w:author="#CUI SHUAIWEN#" w:date="2026-02-13T00:01:00Z" w16du:dateUtc="2026-02-12T16:01:00Z">
        <w:r w:rsidRPr="008073ED">
          <w:rPr>
            <w:rFonts w:eastAsia="SimHei" w:cs="Times New Roman"/>
            <w:b/>
            <w:sz w:val="18"/>
          </w:rPr>
          <w:t>图</w:t>
        </w:r>
        <w:r w:rsidRPr="008073ED">
          <w:rPr>
            <w:rFonts w:eastAsia="SimHei" w:cs="Times New Roman"/>
            <w:b/>
            <w:sz w:val="18"/>
          </w:rPr>
          <w:t>1</w:t>
        </w:r>
        <w:r w:rsidRPr="008073ED">
          <w:rPr>
            <w:rFonts w:eastAsia="SimHei" w:cs="Times New Roman" w:hint="eastAsia"/>
            <w:b/>
            <w:sz w:val="18"/>
          </w:rPr>
          <w:t>0</w:t>
        </w:r>
        <w:r w:rsidRPr="008073ED">
          <w:rPr>
            <w:rFonts w:eastAsia="SimHei" w:cs="Times New Roman"/>
            <w:b/>
            <w:sz w:val="18"/>
          </w:rPr>
          <w:t xml:space="preserve"> </w:t>
        </w:r>
        <w:r w:rsidRPr="008073ED">
          <w:rPr>
            <w:rFonts w:eastAsia="SimHei" w:cs="Times New Roman"/>
            <w:b/>
            <w:sz w:val="18"/>
          </w:rPr>
          <w:t>土舱土压（右上）：真实值与预测值（预测长度</w:t>
        </w:r>
        <w:r w:rsidRPr="008073ED">
          <w:rPr>
            <w:rFonts w:eastAsia="SimHei" w:cs="Times New Roman"/>
            <w:b/>
            <w:sz w:val="18"/>
          </w:rPr>
          <w:t xml:space="preserve"> 360 </w:t>
        </w:r>
        <w:r w:rsidRPr="008073ED">
          <w:rPr>
            <w:rFonts w:eastAsia="SimHei" w:cs="Times New Roman"/>
            <w:b/>
            <w:sz w:val="18"/>
          </w:rPr>
          <w:t>步）</w:t>
        </w:r>
      </w:moveTo>
    </w:p>
    <w:p w14:paraId="74C37110" w14:textId="77777777" w:rsidR="00D91DD2" w:rsidRPr="008073ED" w:rsidRDefault="00D91DD2" w:rsidP="00D91DD2">
      <w:pPr>
        <w:jc w:val="center"/>
        <w:rPr>
          <w:moveTo w:id="169" w:author="#CUI SHUAIWEN#" w:date="2026-02-13T00:01:00Z" w16du:dateUtc="2026-02-12T16:01:00Z"/>
          <w:rFonts w:eastAsia="SimHei" w:cs="Times New Roman"/>
          <w:b/>
          <w:sz w:val="18"/>
        </w:rPr>
      </w:pPr>
      <w:moveTo w:id="170" w:author="#CUI SHUAIWEN#" w:date="2026-02-13T00:01:00Z" w16du:dateUtc="2026-02-12T16:01:00Z">
        <w:r>
          <w:rPr>
            <w:rFonts w:eastAsia="SimHei" w:cs="Times New Roman" w:hint="eastAsia"/>
            <w:b/>
            <w:sz w:val="18"/>
          </w:rPr>
          <w:t xml:space="preserve">Fig. 10 </w:t>
        </w:r>
        <w:r w:rsidRPr="008073ED">
          <w:rPr>
            <w:rFonts w:eastAsia="SimHei" w:cs="Times New Roman"/>
            <w:b/>
            <w:sz w:val="18"/>
          </w:rPr>
          <w:t>Cutterhead speed: actual vs. predicted (prediction length 360 steps)</w:t>
        </w:r>
      </w:moveTo>
    </w:p>
    <w:moveToRangeEnd w:id="147"/>
    <w:p w14:paraId="7B556A1A" w14:textId="1AEAFF95" w:rsidR="00D91DD2" w:rsidRPr="00480CC2" w:rsidDel="00D91DD2" w:rsidRDefault="00D91DD2" w:rsidP="00D91DD2">
      <w:pPr>
        <w:rPr>
          <w:del w:id="171" w:author="#CUI SHUAIWEN#" w:date="2026-02-13T00:02:00Z" w16du:dateUtc="2026-02-12T16:02:00Z"/>
          <w:rFonts w:cs="Times New Roman" w:hint="eastAsia"/>
          <w:color w:val="000000" w:themeColor="text1"/>
        </w:rPr>
        <w:pPrChange w:id="172" w:author="#CUI SHUAIWEN#" w:date="2026-02-13T00:01:00Z" w16du:dateUtc="2026-02-12T16:01:00Z">
          <w:pPr>
            <w:ind w:firstLineChars="200" w:firstLine="420"/>
          </w:pPr>
        </w:pPrChange>
      </w:pPr>
    </w:p>
    <w:p w14:paraId="5FEEBD8D" w14:textId="0C51BF23"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从时序预测理论角度，可将上述现象归纳为两点。其一，预测长度主导精度对应</w:t>
      </w:r>
      <w:r w:rsidRPr="00480CC2">
        <w:rPr>
          <w:rFonts w:cs="Times New Roman"/>
          <w:color w:val="000000" w:themeColor="text1"/>
        </w:rPr>
        <w:t>“</w:t>
      </w:r>
      <w:r w:rsidRPr="00480CC2">
        <w:rPr>
          <w:rFonts w:cs="Times New Roman"/>
          <w:color w:val="000000" w:themeColor="text1"/>
        </w:rPr>
        <w:t>可预测性随预测时域衰减</w:t>
      </w:r>
      <w:r w:rsidRPr="00480CC2">
        <w:rPr>
          <w:rFonts w:cs="Times New Roman"/>
          <w:color w:val="000000" w:themeColor="text1"/>
        </w:rPr>
        <w:t>”</w:t>
      </w:r>
      <w:r w:rsidRPr="00480CC2">
        <w:rPr>
          <w:rFonts w:cs="Times New Roman"/>
          <w:color w:val="000000" w:themeColor="text1"/>
        </w:rPr>
        <w:t>：在多数实际系统中，条件分布</w:t>
      </w:r>
      <m:oMath>
        <m:r>
          <w:rPr>
            <w:rFonts w:ascii="Cambria Math" w:hAnsi="Cambria Math" w:cs="Times New Roman"/>
            <w:color w:val="000000" w:themeColor="text1"/>
          </w:rPr>
          <m:t>p(</m:t>
        </m:r>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1:t</m:t>
            </m:r>
          </m:sub>
        </m:sSub>
        <m:r>
          <w:rPr>
            <w:rFonts w:ascii="Cambria Math" w:hAnsi="Cambria Math" w:cs="Times New Roman"/>
            <w:color w:val="000000" w:themeColor="text1"/>
          </w:rPr>
          <m:t>)</m:t>
        </m:r>
      </m:oMath>
      <w:r w:rsidRPr="00480CC2">
        <w:rPr>
          <w:rFonts w:cs="Times New Roman"/>
          <w:color w:val="000000" w:themeColor="text1"/>
        </w:rPr>
        <w:t>的方差随</w:t>
      </w:r>
      <w:r w:rsidRPr="00480CC2">
        <w:rPr>
          <w:rFonts w:cs="Times New Roman"/>
          <w:color w:val="000000" w:themeColor="text1"/>
        </w:rPr>
        <w:t xml:space="preserve"> </w:t>
      </w:r>
      <w:r w:rsidR="00CB2C96" w:rsidRPr="00CB2C96">
        <w:rPr>
          <w:rFonts w:cs="Times New Roman" w:hint="eastAsia"/>
          <w:i/>
          <w:iCs/>
          <w:color w:val="000000" w:themeColor="text1"/>
        </w:rPr>
        <w:t>h</w:t>
      </w:r>
      <w:r w:rsidRPr="00480CC2">
        <w:rPr>
          <w:rFonts w:cs="Times New Roman"/>
          <w:color w:val="000000" w:themeColor="text1"/>
        </w:rPr>
        <w:t xml:space="preserve"> </w:t>
      </w:r>
      <w:r w:rsidRPr="00480CC2">
        <w:rPr>
          <w:rFonts w:cs="Times New Roman"/>
          <w:color w:val="000000" w:themeColor="text1"/>
        </w:rPr>
        <w:t>增大而增大，或有效信号随</w:t>
      </w:r>
      <w:r w:rsidR="00CB2C96" w:rsidRPr="00CB2C96">
        <w:rPr>
          <w:rFonts w:cs="Times New Roman" w:hint="eastAsia"/>
          <w:i/>
          <w:iCs/>
          <w:color w:val="000000" w:themeColor="text1"/>
        </w:rPr>
        <w:t>h</w:t>
      </w:r>
      <w:r w:rsidRPr="00480CC2">
        <w:rPr>
          <w:rFonts w:cs="Times New Roman"/>
          <w:color w:val="000000" w:themeColor="text1"/>
        </w:rPr>
        <w:t>衰减，</w:t>
      </w:r>
      <w:r w:rsidRPr="00480CC2">
        <w:rPr>
          <w:rFonts w:cs="Times New Roman"/>
          <w:i/>
          <w:iCs/>
          <w:color w:val="000000" w:themeColor="text1"/>
        </w:rPr>
        <w:t>R²</w:t>
      </w:r>
      <w:r w:rsidRPr="00480CC2">
        <w:rPr>
          <w:rFonts w:cs="Times New Roman"/>
          <w:color w:val="000000" w:themeColor="text1"/>
        </w:rPr>
        <w:t xml:space="preserve"> </w:t>
      </w:r>
      <w:r w:rsidRPr="00480CC2">
        <w:rPr>
          <w:rFonts w:cs="Times New Roman"/>
          <w:color w:val="000000" w:themeColor="text1"/>
        </w:rPr>
        <w:t>随</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增大而下降是预期现象；本模型采用直接多步且无自回归修正，所有未来步共享同一表示，故</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的负面影响被进一步放大。其二，输入</w:t>
      </w:r>
      <w:r w:rsidRPr="00480CC2">
        <w:rPr>
          <w:rFonts w:cs="Times New Roman"/>
          <w:color w:val="000000" w:themeColor="text1"/>
        </w:rPr>
        <w:t>–</w:t>
      </w:r>
      <w:r w:rsidRPr="00480CC2">
        <w:rPr>
          <w:rFonts w:cs="Times New Roman"/>
          <w:color w:val="000000" w:themeColor="text1"/>
        </w:rPr>
        <w:t>预测长度匹配带来局部改善对应</w:t>
      </w:r>
      <w:r w:rsidRPr="00480CC2">
        <w:rPr>
          <w:rFonts w:cs="Times New Roman"/>
          <w:color w:val="000000" w:themeColor="text1"/>
        </w:rPr>
        <w:t>“</w:t>
      </w:r>
      <w:r w:rsidRPr="00480CC2">
        <w:rPr>
          <w:rFonts w:cs="Times New Roman"/>
          <w:color w:val="000000" w:themeColor="text1"/>
        </w:rPr>
        <w:t>时间尺度对齐</w:t>
      </w:r>
      <w:r w:rsidRPr="00480CC2">
        <w:rPr>
          <w:rFonts w:cs="Times New Roman"/>
          <w:color w:val="000000" w:themeColor="text1"/>
        </w:rPr>
        <w:t>”</w:t>
      </w:r>
      <w:r w:rsidRPr="00480CC2">
        <w:rPr>
          <w:rFonts w:cs="Times New Roman"/>
          <w:color w:val="000000" w:themeColor="text1"/>
        </w:rPr>
        <w:t>：当</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color w:val="000000" w:themeColor="text1"/>
        </w:rPr>
        <w:t xml:space="preserve"> </w:t>
      </w:r>
      <w:r w:rsidRPr="00480CC2">
        <w:rPr>
          <w:rFonts w:cs="Times New Roman"/>
          <w:color w:val="000000" w:themeColor="text1"/>
        </w:rPr>
        <w:t>与</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在相同数量级时，编码器学习的</w:t>
      </w:r>
      <w:r w:rsidRPr="00480CC2">
        <w:rPr>
          <w:rFonts w:cs="Times New Roman"/>
          <w:color w:val="000000" w:themeColor="text1"/>
        </w:rPr>
        <w:t>“</w:t>
      </w:r>
      <w:r w:rsidRPr="00480CC2">
        <w:rPr>
          <w:rFonts w:cs="Times New Roman"/>
          <w:color w:val="000000" w:themeColor="text1"/>
        </w:rPr>
        <w:t>历史概括</w:t>
      </w:r>
      <w:r w:rsidRPr="00480CC2">
        <w:rPr>
          <w:rFonts w:cs="Times New Roman"/>
          <w:color w:val="000000" w:themeColor="text1"/>
        </w:rPr>
        <w:t>”</w:t>
      </w:r>
      <w:r w:rsidRPr="00480CC2">
        <w:rPr>
          <w:rFonts w:cs="Times New Roman"/>
          <w:color w:val="000000" w:themeColor="text1"/>
        </w:rPr>
        <w:t>与解码器需求的</w:t>
      </w:r>
      <w:r w:rsidRPr="00480CC2">
        <w:rPr>
          <w:rFonts w:cs="Times New Roman"/>
          <w:color w:val="000000" w:themeColor="text1"/>
        </w:rPr>
        <w:t>“</w:t>
      </w:r>
      <w:r w:rsidRPr="00480CC2">
        <w:rPr>
          <w:rFonts w:cs="Times New Roman"/>
          <w:color w:val="000000" w:themeColor="text1"/>
        </w:rPr>
        <w:t>未来跨度</w:t>
      </w:r>
      <w:r w:rsidRPr="00480CC2">
        <w:rPr>
          <w:rFonts w:cs="Times New Roman"/>
          <w:color w:val="000000" w:themeColor="text1"/>
        </w:rPr>
        <w:t>”</w:t>
      </w:r>
      <w:r w:rsidRPr="00480CC2">
        <w:rPr>
          <w:rFonts w:cs="Times New Roman"/>
          <w:color w:val="000000" w:themeColor="text1"/>
        </w:rPr>
        <w:t>在时间尺度上一致，表示空间的使用更一致，有利于在固定容量</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下提高有效信息利用；反之，</w:t>
      </w:r>
      <m:oMath>
        <m:r>
          <w:rPr>
            <w:rFonts w:ascii="Cambria Math" w:hAnsi="Cambria Math" w:cs="Times New Roman"/>
            <w:color w:val="000000" w:themeColor="text1"/>
          </w:rPr>
          <m:t>T≪H</m:t>
        </m:r>
      </m:oMath>
      <w:r w:rsidRPr="00480CC2">
        <w:rPr>
          <w:rFonts w:cs="Times New Roman"/>
          <w:color w:val="000000" w:themeColor="text1"/>
        </w:rPr>
        <w:t>时模型被迫从短上下文推断长未来，违背</w:t>
      </w:r>
      <w:r w:rsidRPr="00480CC2">
        <w:rPr>
          <w:rFonts w:cs="Times New Roman"/>
          <w:color w:val="000000" w:themeColor="text1"/>
        </w:rPr>
        <w:t>“</w:t>
      </w:r>
      <w:r w:rsidRPr="00480CC2">
        <w:rPr>
          <w:rFonts w:cs="Times New Roman"/>
          <w:color w:val="000000" w:themeColor="text1"/>
        </w:rPr>
        <w:t>因果时窗</w:t>
      </w:r>
      <w:r w:rsidRPr="00480CC2">
        <w:rPr>
          <w:rFonts w:cs="Times New Roman"/>
          <w:color w:val="000000" w:themeColor="text1"/>
        </w:rPr>
        <w:t>”</w:t>
      </w:r>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可预测性时域</w:t>
      </w:r>
      <w:r w:rsidRPr="00480CC2">
        <w:rPr>
          <w:rFonts w:cs="Times New Roman"/>
          <w:color w:val="000000" w:themeColor="text1"/>
        </w:rPr>
        <w:t>”</w:t>
      </w:r>
      <w:r w:rsidRPr="00480CC2">
        <w:rPr>
          <w:rFonts w:cs="Times New Roman"/>
          <w:color w:val="000000" w:themeColor="text1"/>
        </w:rPr>
        <w:t>的常识。工程上可据此制定选型原则：先根据业务确定所需预测时域</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，再在满足精度的前提下选择与</w:t>
      </w:r>
      <w:r w:rsidRPr="00480CC2">
        <w:rPr>
          <w:rFonts w:cs="Times New Roman"/>
          <w:color w:val="000000" w:themeColor="text1"/>
        </w:rPr>
        <w:t xml:space="preserve"> </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相匹配或略长的输入</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color w:val="000000" w:themeColor="text1"/>
        </w:rPr>
        <w:t>，并优先考虑单步或短步预测配合滚动执行，而非盲目增大</w:t>
      </w:r>
      <w:r w:rsidRPr="00480CC2">
        <w:rPr>
          <w:rFonts w:cs="Times New Roman"/>
          <w:color w:val="000000" w:themeColor="text1"/>
        </w:rPr>
        <w:t xml:space="preserve"> </w:t>
      </w:r>
      <w:r w:rsidRPr="00480CC2">
        <w:rPr>
          <w:rFonts w:cs="Times New Roman"/>
          <w:i/>
          <w:iCs/>
          <w:color w:val="000000" w:themeColor="text1"/>
        </w:rPr>
        <w:t>T</w:t>
      </w:r>
      <w:r w:rsidRPr="00480CC2">
        <w:rPr>
          <w:rFonts w:cs="Times New Roman"/>
          <w:i/>
          <w:iCs/>
          <w:color w:val="000000" w:themeColor="text1"/>
        </w:rPr>
        <w:t>、</w:t>
      </w:r>
      <w:r w:rsidRPr="00480CC2">
        <w:rPr>
          <w:rFonts w:cs="Times New Roman"/>
          <w:i/>
          <w:iCs/>
          <w:color w:val="000000" w:themeColor="text1"/>
        </w:rPr>
        <w:t>H</w:t>
      </w:r>
      <w:r w:rsidRPr="00480CC2">
        <w:rPr>
          <w:rFonts w:cs="Times New Roman"/>
          <w:color w:val="000000" w:themeColor="text1"/>
        </w:rPr>
        <w:t xml:space="preserve"> </w:t>
      </w:r>
      <w:r w:rsidRPr="00480CC2">
        <w:rPr>
          <w:rFonts w:cs="Times New Roman"/>
          <w:color w:val="000000" w:themeColor="text1"/>
        </w:rPr>
        <w:t>的直接多步组合。</w:t>
      </w:r>
    </w:p>
    <w:p w14:paraId="1A5F7792" w14:textId="77777777"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综上，实验现象可从</w:t>
      </w:r>
      <w:r w:rsidRPr="00480CC2">
        <w:rPr>
          <w:rFonts w:cs="Times New Roman"/>
          <w:color w:val="000000" w:themeColor="text1"/>
        </w:rPr>
        <w:t xml:space="preserve"> Transformer </w:t>
      </w:r>
      <w:r w:rsidRPr="00480CC2">
        <w:rPr>
          <w:rFonts w:cs="Times New Roman"/>
          <w:color w:val="000000" w:themeColor="text1"/>
        </w:rPr>
        <w:t>的</w:t>
      </w:r>
      <w:r w:rsidRPr="00480CC2">
        <w:rPr>
          <w:rFonts w:cs="Times New Roman"/>
          <w:color w:val="000000" w:themeColor="text1"/>
        </w:rPr>
        <w:t>“</w:t>
      </w:r>
      <w:r w:rsidRPr="00480CC2">
        <w:rPr>
          <w:rFonts w:cs="Times New Roman"/>
          <w:color w:val="000000" w:themeColor="text1"/>
        </w:rPr>
        <w:t>单步上下文</w:t>
      </w:r>
      <w:r w:rsidRPr="00480CC2">
        <w:rPr>
          <w:rFonts w:cs="Times New Roman"/>
          <w:color w:val="000000" w:themeColor="text1"/>
        </w:rPr>
        <w:t xml:space="preserve"> + </w:t>
      </w:r>
      <w:r w:rsidRPr="00480CC2">
        <w:rPr>
          <w:rFonts w:cs="Times New Roman"/>
          <w:color w:val="000000" w:themeColor="text1"/>
        </w:rPr>
        <w:t>单线性多步输出</w:t>
      </w:r>
      <w:r w:rsidRPr="00480CC2">
        <w:rPr>
          <w:rFonts w:cs="Times New Roman"/>
          <w:color w:val="000000" w:themeColor="text1"/>
        </w:rPr>
        <w:t>”</w:t>
      </w:r>
      <w:r w:rsidRPr="00480CC2">
        <w:rPr>
          <w:rFonts w:cs="Times New Roman"/>
          <w:color w:val="000000" w:themeColor="text1"/>
        </w:rPr>
        <w:t>设计及可预测性时域理论得到一致解释。自注意力带来的长程依赖与并行计算优势在短预测与适中输入长度下得到充分发挥，而单向量多步输出的结构边界与预测时域增大带来的不确定性增长共同决定了</w:t>
      </w:r>
      <w:r w:rsidRPr="00480CC2">
        <w:rPr>
          <w:rFonts w:cs="Times New Roman"/>
          <w:color w:val="000000" w:themeColor="text1"/>
        </w:rPr>
        <w:t xml:space="preserve"> Transformer </w:t>
      </w:r>
      <w:r w:rsidRPr="00480CC2">
        <w:rPr>
          <w:rFonts w:cs="Times New Roman"/>
          <w:color w:val="000000" w:themeColor="text1"/>
        </w:rPr>
        <w:t>在本类任务中的适用尺度。上述分析为后续改进（如引入解码器、自回归、滚动预测或与机理模型结合）指明了方向。</w:t>
      </w:r>
    </w:p>
    <w:p w14:paraId="0C8DDAB3" w14:textId="2400582E" w:rsidR="008431A9" w:rsidRPr="008431A9" w:rsidRDefault="00CE0786" w:rsidP="008431A9">
      <w:pPr>
        <w:rPr>
          <w:rFonts w:cs="Times New Roman"/>
          <w:color w:val="000000" w:themeColor="text1"/>
        </w:rPr>
      </w:pPr>
      <w:r w:rsidRPr="00CE0786">
        <w:rPr>
          <w:rFonts w:ascii="SimHei" w:eastAsia="SimHei" w:hAnsi="SimHei" w:cs="方正黑体简体"/>
          <w:kern w:val="0"/>
          <w:sz w:val="24"/>
        </w:rPr>
        <w:t xml:space="preserve">4 </w:t>
      </w:r>
      <w:r w:rsidR="00B677AF">
        <w:rPr>
          <w:rFonts w:ascii="SimHei" w:eastAsia="SimHei" w:hAnsi="SimHei" w:cs="方正黑体简体" w:hint="eastAsia"/>
          <w:kern w:val="0"/>
          <w:sz w:val="24"/>
        </w:rPr>
        <w:t>工程启示与研究</w:t>
      </w:r>
      <w:r w:rsidRPr="00CE0786">
        <w:rPr>
          <w:rFonts w:ascii="SimHei" w:eastAsia="SimHei" w:hAnsi="SimHei" w:cs="方正黑体简体"/>
          <w:kern w:val="0"/>
          <w:sz w:val="24"/>
        </w:rPr>
        <w:t>讨论</w:t>
      </w:r>
    </w:p>
    <w:p w14:paraId="390BAC37" w14:textId="47E330C6" w:rsidR="008431A9" w:rsidRPr="008431A9" w:rsidRDefault="008431A9" w:rsidP="008431A9">
      <w:pPr>
        <w:rPr>
          <w:rFonts w:eastAsia="SimHei" w:cs="Times New Roman"/>
          <w:b/>
          <w:color w:val="000000" w:themeColor="text1"/>
          <w:sz w:val="24"/>
          <w:szCs w:val="24"/>
        </w:rPr>
      </w:pPr>
      <w:r w:rsidRPr="008431A9">
        <w:rPr>
          <w:rFonts w:eastAsia="SimHei" w:cs="Times New Roman"/>
          <w:b/>
          <w:color w:val="000000" w:themeColor="text1"/>
          <w:sz w:val="24"/>
          <w:szCs w:val="24"/>
        </w:rPr>
        <w:t xml:space="preserve">4.1 </w:t>
      </w:r>
      <w:r w:rsidRPr="008431A9">
        <w:rPr>
          <w:rFonts w:eastAsia="SimHei" w:cs="Times New Roman"/>
          <w:b/>
          <w:color w:val="000000" w:themeColor="text1"/>
          <w:sz w:val="24"/>
          <w:szCs w:val="24"/>
        </w:rPr>
        <w:t>工程应用启示</w:t>
      </w:r>
    </w:p>
    <w:p w14:paraId="4F62D117" w14:textId="2C2C0453"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基于本文实验结果与架构分析，对工程应用提出以下建议</w:t>
      </w:r>
      <w:r w:rsidR="00B677AF">
        <w:rPr>
          <w:rFonts w:cs="Times New Roman" w:hint="eastAsia"/>
          <w:color w:val="000000" w:themeColor="text1"/>
        </w:rPr>
        <w:t>：</w:t>
      </w:r>
      <w:r w:rsidRPr="008431A9">
        <w:rPr>
          <w:rFonts w:cs="Times New Roman"/>
          <w:color w:val="000000" w:themeColor="text1"/>
        </w:rPr>
        <w:t>配置选型方面，在保持采样间隔与特征维度一致的前提下，可参</w:t>
      </w:r>
      <w:r w:rsidR="001B4767">
        <w:rPr>
          <w:rFonts w:cs="Times New Roman" w:hint="eastAsia"/>
          <w:color w:val="000000" w:themeColor="text1"/>
        </w:rPr>
        <w:t>考</w:t>
      </w:r>
      <w:r w:rsidRPr="008431A9">
        <w:rPr>
          <w:rFonts w:cs="Times New Roman"/>
          <w:color w:val="000000" w:themeColor="text1"/>
        </w:rPr>
        <w:t>本文的</w:t>
      </w:r>
      <w:r w:rsidRPr="008431A9">
        <w:rPr>
          <w:rFonts w:cs="Times New Roman"/>
          <w:color w:val="000000" w:themeColor="text1"/>
        </w:rPr>
        <w:t xml:space="preserve"> 20 </w:t>
      </w:r>
      <w:r w:rsidRPr="008431A9">
        <w:rPr>
          <w:rFonts w:cs="Times New Roman"/>
          <w:color w:val="000000" w:themeColor="text1"/>
        </w:rPr>
        <w:t>组设置进行小规模试验，根据精度与训练</w:t>
      </w:r>
      <w:r w:rsidRPr="008431A9">
        <w:rPr>
          <w:rFonts w:cs="Times New Roman"/>
          <w:color w:val="000000" w:themeColor="text1"/>
        </w:rPr>
        <w:t>/</w:t>
      </w:r>
      <w:r w:rsidRPr="008431A9">
        <w:rPr>
          <w:rFonts w:cs="Times New Roman"/>
          <w:color w:val="000000" w:themeColor="text1"/>
        </w:rPr>
        <w:t>推理时间权衡选择配置。实时或轻量部署可优先输入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30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步，在损失较小精度的前提下显著降低计算成本；精度优先且可接受</w:t>
      </w:r>
      <w:r w:rsidR="00596745">
        <w:rPr>
          <w:rFonts w:cs="Times New Roman" w:hint="eastAsia"/>
          <w:color w:val="000000" w:themeColor="text1"/>
        </w:rPr>
        <w:t>较长时间</w:t>
      </w:r>
      <w:r w:rsidRPr="008431A9">
        <w:rPr>
          <w:rFonts w:cs="Times New Roman"/>
          <w:color w:val="000000" w:themeColor="text1"/>
        </w:rPr>
        <w:t>训练时可选用输入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步；短期</w:t>
      </w:r>
      <w:r w:rsidRPr="008431A9">
        <w:rPr>
          <w:rFonts w:cs="Times New Roman"/>
          <w:color w:val="000000" w:themeColor="text1"/>
        </w:rPr>
        <w:t xml:space="preserve"> 6 </w:t>
      </w:r>
      <w:r w:rsidRPr="008431A9">
        <w:rPr>
          <w:rFonts w:cs="Times New Roman"/>
          <w:color w:val="000000" w:themeColor="text1"/>
        </w:rPr>
        <w:t>步预测可考虑输入</w:t>
      </w:r>
      <w:r w:rsidRPr="008431A9">
        <w:rPr>
          <w:rFonts w:cs="Times New Roman"/>
          <w:color w:val="000000" w:themeColor="text1"/>
        </w:rPr>
        <w:t xml:space="preserve"> 6 </w:t>
      </w:r>
      <w:r w:rsidRPr="008431A9">
        <w:rPr>
          <w:rFonts w:cs="Times New Roman"/>
          <w:color w:val="000000" w:themeColor="text1"/>
        </w:rPr>
        <w:t>步或</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6 </w:t>
      </w:r>
      <w:r w:rsidRPr="008431A9">
        <w:rPr>
          <w:rFonts w:cs="Times New Roman"/>
          <w:color w:val="000000" w:themeColor="text1"/>
        </w:rPr>
        <w:t>步。长序列与长预测组合（如</w:t>
      </w:r>
      <w:r w:rsidRPr="008431A9">
        <w:rPr>
          <w:rFonts w:cs="Times New Roman"/>
          <w:color w:val="000000" w:themeColor="text1"/>
        </w:rPr>
        <w:t xml:space="preserve"> 360–120</w:t>
      </w:r>
      <w:r w:rsidRPr="008431A9">
        <w:rPr>
          <w:rFonts w:cs="Times New Roman"/>
          <w:color w:val="000000" w:themeColor="text1"/>
        </w:rPr>
        <w:t>、</w:t>
      </w:r>
      <w:r w:rsidRPr="008431A9">
        <w:rPr>
          <w:rFonts w:cs="Times New Roman"/>
          <w:color w:val="000000" w:themeColor="text1"/>
        </w:rPr>
        <w:t>360–360</w:t>
      </w:r>
      <w:r w:rsidRPr="008431A9">
        <w:rPr>
          <w:rFonts w:cs="Times New Roman"/>
          <w:color w:val="000000" w:themeColor="text1"/>
        </w:rPr>
        <w:t>）计算成本高而精度差，不宜作为首选。</w:t>
      </w:r>
    </w:p>
    <w:p w14:paraId="13B7DE81"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在部署与扩展方面，</w:t>
      </w:r>
      <w:r w:rsidRPr="008431A9">
        <w:rPr>
          <w:rFonts w:cs="Times New Roman"/>
          <w:color w:val="000000" w:themeColor="text1"/>
        </w:rPr>
        <w:t xml:space="preserve">Transformer </w:t>
      </w:r>
      <w:r w:rsidRPr="008431A9">
        <w:rPr>
          <w:rFonts w:cs="Times New Roman"/>
          <w:color w:val="000000" w:themeColor="text1"/>
        </w:rPr>
        <w:t>在长序列下训练与推理成本较高，更适用于离线高精度分析；对延迟敏感的场景可缩短输入长度或采用轻量化</w:t>
      </w:r>
      <w:r w:rsidRPr="008431A9">
        <w:rPr>
          <w:rFonts w:cs="Times New Roman"/>
          <w:color w:val="000000" w:themeColor="text1"/>
        </w:rPr>
        <w:t>结构。中长期预测（</w:t>
      </w:r>
      <w:r w:rsidRPr="008431A9">
        <w:rPr>
          <w:rFonts w:cs="Times New Roman"/>
          <w:color w:val="000000" w:themeColor="text1"/>
        </w:rPr>
        <w:t>120</w:t>
      </w:r>
      <w:r w:rsidRPr="008431A9">
        <w:rPr>
          <w:rFonts w:cs="Times New Roman"/>
          <w:color w:val="000000" w:themeColor="text1"/>
        </w:rPr>
        <w:t>、</w:t>
      </w:r>
      <w:r w:rsidRPr="008431A9">
        <w:rPr>
          <w:rFonts w:cs="Times New Roman"/>
          <w:color w:val="000000" w:themeColor="text1"/>
        </w:rPr>
        <w:t xml:space="preserve">360 </w:t>
      </w:r>
      <w:r w:rsidRPr="008431A9">
        <w:rPr>
          <w:rFonts w:cs="Times New Roman"/>
          <w:color w:val="000000" w:themeColor="text1"/>
        </w:rPr>
        <w:t>步）直接多步效果有限，建议采用滚动预测或与机理、统计模型相结合，以兼顾精度与可解释性。</w:t>
      </w:r>
    </w:p>
    <w:p w14:paraId="119AC384" w14:textId="6E5F2488" w:rsidR="008431A9" w:rsidRPr="008431A9" w:rsidRDefault="008431A9" w:rsidP="008431A9">
      <w:pPr>
        <w:rPr>
          <w:rFonts w:eastAsia="SimHei" w:cs="Times New Roman"/>
          <w:b/>
          <w:color w:val="000000" w:themeColor="text1"/>
          <w:sz w:val="24"/>
          <w:szCs w:val="24"/>
        </w:rPr>
      </w:pPr>
      <w:r w:rsidRPr="008431A9">
        <w:rPr>
          <w:rFonts w:eastAsia="SimHei" w:cs="Times New Roman"/>
          <w:b/>
          <w:color w:val="000000" w:themeColor="text1"/>
          <w:sz w:val="24"/>
          <w:szCs w:val="24"/>
        </w:rPr>
        <w:t xml:space="preserve">4.2 </w:t>
      </w:r>
      <w:r w:rsidRPr="008431A9">
        <w:rPr>
          <w:rFonts w:eastAsia="SimHei" w:cs="Times New Roman"/>
          <w:b/>
          <w:color w:val="000000" w:themeColor="text1"/>
          <w:sz w:val="24"/>
          <w:szCs w:val="24"/>
        </w:rPr>
        <w:t>创新点与</w:t>
      </w:r>
      <w:r w:rsidR="00A93E6F">
        <w:rPr>
          <w:rFonts w:eastAsia="SimHei" w:cs="Times New Roman" w:hint="eastAsia"/>
          <w:b/>
          <w:color w:val="000000" w:themeColor="text1"/>
          <w:sz w:val="24"/>
          <w:szCs w:val="24"/>
        </w:rPr>
        <w:t>讨论</w:t>
      </w:r>
    </w:p>
    <w:p w14:paraId="0D499ED4" w14:textId="482C10E3" w:rsidR="00A45CB8" w:rsidDel="00237587" w:rsidRDefault="008431A9" w:rsidP="008431A9">
      <w:pPr>
        <w:ind w:firstLineChars="200" w:firstLine="420"/>
        <w:rPr>
          <w:del w:id="173" w:author="#CUI SHUAIWEN#" w:date="2026-02-13T00:05:00Z" w16du:dateUtc="2026-02-12T16:05:00Z"/>
          <w:rFonts w:cs="Times New Roman"/>
          <w:color w:val="000000" w:themeColor="text1"/>
        </w:rPr>
      </w:pPr>
      <w:r w:rsidRPr="008431A9">
        <w:rPr>
          <w:rFonts w:cs="Times New Roman"/>
          <w:color w:val="000000" w:themeColor="text1"/>
        </w:rPr>
        <w:t>本</w:t>
      </w:r>
      <w:r w:rsidR="00B677AF">
        <w:rPr>
          <w:rFonts w:cs="Times New Roman" w:hint="eastAsia"/>
          <w:color w:val="000000" w:themeColor="text1"/>
        </w:rPr>
        <w:t>研究</w:t>
      </w:r>
      <w:r w:rsidRPr="008431A9">
        <w:rPr>
          <w:rFonts w:cs="Times New Roman"/>
          <w:color w:val="000000" w:themeColor="text1"/>
        </w:rPr>
        <w:t>的主要贡献包括：</w:t>
      </w:r>
    </w:p>
    <w:p w14:paraId="3FDD8A2F" w14:textId="14E92D88" w:rsidR="00A45CB8" w:rsidDel="00237587" w:rsidRDefault="008431A9" w:rsidP="008431A9">
      <w:pPr>
        <w:ind w:firstLineChars="200" w:firstLine="420"/>
        <w:rPr>
          <w:del w:id="174" w:author="#CUI SHUAIWEN#" w:date="2026-02-13T00:05:00Z" w16du:dateUtc="2026-02-12T16:05:00Z"/>
          <w:rFonts w:cs="Times New Roman"/>
          <w:color w:val="000000" w:themeColor="text1"/>
        </w:rPr>
      </w:pPr>
      <w:r w:rsidRPr="008431A9">
        <w:rPr>
          <w:rFonts w:cs="Times New Roman"/>
          <w:color w:val="000000" w:themeColor="text1"/>
        </w:rPr>
        <w:t>（</w:t>
      </w:r>
      <w:r w:rsidRPr="008431A9">
        <w:rPr>
          <w:rFonts w:cs="Times New Roman"/>
          <w:color w:val="000000" w:themeColor="text1"/>
        </w:rPr>
        <w:t>1</w:t>
      </w:r>
      <w:r w:rsidRPr="008431A9">
        <w:rPr>
          <w:rFonts w:cs="Times New Roman"/>
          <w:color w:val="000000" w:themeColor="text1"/>
        </w:rPr>
        <w:t>）在同一工程与数据基础上，系统考察了</w:t>
      </w:r>
      <w:r w:rsidRPr="008431A9">
        <w:rPr>
          <w:rFonts w:cs="Times New Roman"/>
          <w:color w:val="000000" w:themeColor="text1"/>
        </w:rPr>
        <w:t xml:space="preserve"> Transformer </w:t>
      </w:r>
      <w:r w:rsidRPr="008431A9">
        <w:rPr>
          <w:rFonts w:cs="Times New Roman"/>
          <w:color w:val="000000" w:themeColor="text1"/>
        </w:rPr>
        <w:t>在</w:t>
      </w:r>
      <w:r w:rsidRPr="008431A9">
        <w:rPr>
          <w:rFonts w:cs="Times New Roman"/>
          <w:color w:val="000000" w:themeColor="text1"/>
        </w:rPr>
        <w:t xml:space="preserve"> 5×4 </w:t>
      </w:r>
      <w:r w:rsidRPr="008431A9">
        <w:rPr>
          <w:rFonts w:cs="Times New Roman"/>
          <w:color w:val="000000" w:themeColor="text1"/>
        </w:rPr>
        <w:t>共</w:t>
      </w:r>
      <w:r w:rsidRPr="008431A9">
        <w:rPr>
          <w:rFonts w:cs="Times New Roman"/>
          <w:color w:val="000000" w:themeColor="text1"/>
        </w:rPr>
        <w:t xml:space="preserve"> 20 </w:t>
      </w:r>
      <w:r w:rsidRPr="008431A9">
        <w:rPr>
          <w:rFonts w:cs="Times New Roman"/>
          <w:color w:val="000000" w:themeColor="text1"/>
        </w:rPr>
        <w:t>种时间尺度组合下的预测性能，从精度与计算效率两方面进行评估，凸显了</w:t>
      </w:r>
      <w:r w:rsidRPr="008431A9">
        <w:rPr>
          <w:rFonts w:cs="Times New Roman"/>
          <w:color w:val="000000" w:themeColor="text1"/>
        </w:rPr>
        <w:t xml:space="preserve"> Transformer </w:t>
      </w:r>
      <w:r w:rsidRPr="008431A9">
        <w:rPr>
          <w:rFonts w:cs="Times New Roman"/>
          <w:color w:val="000000" w:themeColor="text1"/>
        </w:rPr>
        <w:t>自注意力、长程依赖与多变量建模能力在盾构时序预测中的价值；</w:t>
      </w:r>
    </w:p>
    <w:p w14:paraId="10E0FBFE" w14:textId="1316C08D" w:rsidR="00A45CB8" w:rsidDel="00237587" w:rsidRDefault="008431A9" w:rsidP="008431A9">
      <w:pPr>
        <w:ind w:firstLineChars="200" w:firstLine="420"/>
        <w:rPr>
          <w:del w:id="175" w:author="#CUI SHUAIWEN#" w:date="2026-02-13T00:05:00Z" w16du:dateUtc="2026-02-12T16:05:00Z"/>
          <w:rFonts w:cs="Times New Roman"/>
          <w:color w:val="000000" w:themeColor="text1"/>
        </w:rPr>
      </w:pPr>
      <w:r w:rsidRPr="008431A9">
        <w:rPr>
          <w:rFonts w:cs="Times New Roman"/>
          <w:color w:val="000000" w:themeColor="text1"/>
        </w:rPr>
        <w:t>（</w:t>
      </w:r>
      <w:r w:rsidRPr="008431A9">
        <w:rPr>
          <w:rFonts w:cs="Times New Roman"/>
          <w:color w:val="000000" w:themeColor="text1"/>
        </w:rPr>
        <w:t>2</w:t>
      </w:r>
      <w:r w:rsidRPr="008431A9">
        <w:rPr>
          <w:rFonts w:cs="Times New Roman"/>
          <w:color w:val="000000" w:themeColor="text1"/>
        </w:rPr>
        <w:t>）给出了基于实验结果的配置选型启示与边际收益分析，为盾构施工智能化中基于</w:t>
      </w:r>
      <w:r w:rsidRPr="008431A9">
        <w:rPr>
          <w:rFonts w:cs="Times New Roman"/>
          <w:color w:val="000000" w:themeColor="text1"/>
        </w:rPr>
        <w:t xml:space="preserve"> Transformer </w:t>
      </w:r>
      <w:r w:rsidRPr="008431A9">
        <w:rPr>
          <w:rFonts w:cs="Times New Roman"/>
          <w:color w:val="000000" w:themeColor="text1"/>
        </w:rPr>
        <w:t>的时间尺度配置提供了依据；</w:t>
      </w:r>
    </w:p>
    <w:p w14:paraId="5A6C6EB5" w14:textId="310B12E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3</w:t>
      </w:r>
      <w:r w:rsidRPr="008431A9">
        <w:rPr>
          <w:rFonts w:cs="Times New Roman"/>
          <w:color w:val="000000" w:themeColor="text1"/>
        </w:rPr>
        <w:t>）从编码器</w:t>
      </w:r>
      <w:r w:rsidRPr="008431A9">
        <w:rPr>
          <w:rFonts w:cs="Times New Roman"/>
          <w:color w:val="000000" w:themeColor="text1"/>
        </w:rPr>
        <w:t>“</w:t>
      </w:r>
      <w:r w:rsidRPr="008431A9">
        <w:rPr>
          <w:rFonts w:cs="Times New Roman"/>
          <w:color w:val="000000" w:themeColor="text1"/>
        </w:rPr>
        <w:t>单步上下文</w:t>
      </w:r>
      <w:r w:rsidRPr="008431A9">
        <w:rPr>
          <w:rFonts w:cs="Times New Roman"/>
          <w:color w:val="000000" w:themeColor="text1"/>
        </w:rPr>
        <w:t xml:space="preserve"> + </w:t>
      </w:r>
      <w:r w:rsidRPr="008431A9">
        <w:rPr>
          <w:rFonts w:cs="Times New Roman"/>
          <w:color w:val="000000" w:themeColor="text1"/>
        </w:rPr>
        <w:t>单线性多步输出</w:t>
      </w:r>
      <w:r w:rsidRPr="008431A9">
        <w:rPr>
          <w:rFonts w:cs="Times New Roman"/>
          <w:color w:val="000000" w:themeColor="text1"/>
        </w:rPr>
        <w:t>”</w:t>
      </w:r>
      <w:r w:rsidRPr="008431A9">
        <w:rPr>
          <w:rFonts w:cs="Times New Roman"/>
          <w:color w:val="000000" w:themeColor="text1"/>
        </w:rPr>
        <w:t>的架构特点出发，结合信息瓶颈与可预测性时域两个理论视角，对单步优、长预测差、输入长度边际递减及输入</w:t>
      </w:r>
      <w:r w:rsidRPr="008431A9">
        <w:rPr>
          <w:rFonts w:cs="Times New Roman"/>
          <w:color w:val="000000" w:themeColor="text1"/>
        </w:rPr>
        <w:t>–</w:t>
      </w:r>
      <w:r w:rsidRPr="008431A9">
        <w:rPr>
          <w:rFonts w:cs="Times New Roman"/>
          <w:color w:val="000000" w:themeColor="text1"/>
        </w:rPr>
        <w:t>预测长度匹配效应等现象给出了统一解释，将性能与</w:t>
      </w:r>
      <w:r w:rsidRPr="008431A9">
        <w:rPr>
          <w:rFonts w:cs="Times New Roman"/>
          <w:color w:val="000000" w:themeColor="text1"/>
        </w:rPr>
        <w:t xml:space="preserve"> Transformer </w:t>
      </w:r>
      <w:r w:rsidRPr="008431A9">
        <w:rPr>
          <w:rFonts w:cs="Times New Roman"/>
          <w:color w:val="000000" w:themeColor="text1"/>
        </w:rPr>
        <w:t>的结构特性及时序预测中的时间尺度一致性联系起来，为后续模型改进指明了方向，并提供了可推广到其他仅编码器、直接多步的时序模型的选型与解读框架。</w:t>
      </w:r>
    </w:p>
    <w:p w14:paraId="094A459D" w14:textId="1FC94D24"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本研究存在以下局限：实验限于单一区间</w:t>
      </w:r>
      <w:ins w:id="176" w:author="#CUI SHUAIWEN#" w:date="2026-02-13T00:04:00Z" w16du:dateUtc="2026-02-12T16:04:00Z">
        <w:r w:rsidR="00237587">
          <w:rPr>
            <w:rFonts w:cs="Times New Roman" w:hint="eastAsia"/>
            <w:color w:val="000000" w:themeColor="text1"/>
          </w:rPr>
          <w:t>和</w:t>
        </w:r>
      </w:ins>
      <w:del w:id="177" w:author="#CUI SHUAIWEN#" w:date="2026-02-13T00:04:00Z" w16du:dateUtc="2026-02-12T16:04:00Z">
        <w:r w:rsidRPr="008431A9" w:rsidDel="00237587">
          <w:rPr>
            <w:rFonts w:cs="Times New Roman"/>
            <w:color w:val="000000" w:themeColor="text1"/>
          </w:rPr>
          <w:delText>、单一</w:delText>
        </w:r>
      </w:del>
      <w:r w:rsidRPr="008431A9">
        <w:rPr>
          <w:rFonts w:cs="Times New Roman"/>
          <w:color w:val="000000" w:themeColor="text1"/>
        </w:rPr>
        <w:t>机型及固定超参数，结论在更多地层与机型上的泛化能力尚待验证；中长期直接多步预测效果有限，且未与滚动预测、误差修正等方法进行系统对比。后续将在更多地层与机型上验证泛化能力，并探索轻量化</w:t>
      </w:r>
      <w:r w:rsidRPr="008431A9">
        <w:rPr>
          <w:rFonts w:cs="Times New Roman"/>
          <w:color w:val="000000" w:themeColor="text1"/>
        </w:rPr>
        <w:t xml:space="preserve"> Transformer</w:t>
      </w:r>
      <w:r w:rsidRPr="008431A9">
        <w:rPr>
          <w:rFonts w:cs="Times New Roman"/>
          <w:color w:val="000000" w:themeColor="text1"/>
        </w:rPr>
        <w:t>、输入</w:t>
      </w:r>
      <w:r w:rsidRPr="008431A9">
        <w:rPr>
          <w:rFonts w:cs="Times New Roman"/>
          <w:color w:val="000000" w:themeColor="text1"/>
        </w:rPr>
        <w:t>-</w:t>
      </w:r>
      <w:r w:rsidRPr="008431A9">
        <w:rPr>
          <w:rFonts w:cs="Times New Roman"/>
          <w:color w:val="000000" w:themeColor="text1"/>
        </w:rPr>
        <w:t>预测长度匹配策略及与其他模型的融合，以兼顾精度与实时性。</w:t>
      </w:r>
    </w:p>
    <w:p w14:paraId="74406596" w14:textId="739F3C49"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w:t>
      </w:r>
      <w:r w:rsidR="00B677AF">
        <w:rPr>
          <w:rFonts w:cs="Times New Roman" w:hint="eastAsia"/>
          <w:color w:val="000000" w:themeColor="text1"/>
        </w:rPr>
        <w:t>研究</w:t>
      </w:r>
      <w:r w:rsidRPr="008431A9">
        <w:rPr>
          <w:rFonts w:cs="Times New Roman"/>
          <w:color w:val="000000" w:themeColor="text1"/>
        </w:rPr>
        <w:t>所提出的选型原则与时间尺度设计建议在所述数据与模型条件下能够为配置选型提供依据，并在多数单步与短步预测场景下取得较好精度，但仍面临单一工程数据、固定架构与未系统对比滚动预测与误差修正等方法的局限。未来研究应结合更多区间与机型数据验证泛化能力，并进一步引入滚动预测、解码器或自回归结构及与机理模型、统计模型的融合，以提高中长期预测精度与可解释性；通过多时间尺度联合优化与智能化部署技术的应用，可增强模型在复杂施工条件下的适应性，推动盾构施工智能化中预测与决策环节的深度融合。</w:t>
      </w:r>
    </w:p>
    <w:p w14:paraId="75A89AAE" w14:textId="2C1AB3DA" w:rsidR="008431A9" w:rsidRPr="008431A9" w:rsidRDefault="008431A9" w:rsidP="008431A9">
      <w:pPr>
        <w:rPr>
          <w:rFonts w:ascii="SimHei" w:eastAsia="SimHei" w:hAnsi="SimHei" w:cs="方正黑体简体"/>
          <w:kern w:val="0"/>
          <w:sz w:val="24"/>
        </w:rPr>
      </w:pPr>
      <w:r w:rsidRPr="008431A9">
        <w:rPr>
          <w:rFonts w:ascii="SimHei" w:eastAsia="SimHei" w:hAnsi="SimHei" w:cs="方正黑体简体"/>
          <w:kern w:val="0"/>
          <w:sz w:val="24"/>
        </w:rPr>
        <w:t>5 结论</w:t>
      </w:r>
    </w:p>
    <w:p w14:paraId="079AD505"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本文以春光路站</w:t>
      </w:r>
      <w:r w:rsidRPr="008431A9">
        <w:rPr>
          <w:rFonts w:cs="Times New Roman"/>
          <w:color w:val="000000" w:themeColor="text1"/>
        </w:rPr>
        <w:t>—</w:t>
      </w:r>
      <w:r w:rsidRPr="008431A9">
        <w:rPr>
          <w:rFonts w:cs="Times New Roman"/>
          <w:color w:val="000000" w:themeColor="text1"/>
        </w:rPr>
        <w:t>春秋路站区间盾构掘进关键参数为对象，在仅编码器</w:t>
      </w:r>
      <w:r w:rsidRPr="008431A9">
        <w:rPr>
          <w:rFonts w:cs="Times New Roman"/>
          <w:color w:val="000000" w:themeColor="text1"/>
        </w:rPr>
        <w:t xml:space="preserve"> + </w:t>
      </w:r>
      <w:r w:rsidRPr="008431A9">
        <w:rPr>
          <w:rFonts w:cs="Times New Roman"/>
          <w:color w:val="000000" w:themeColor="text1"/>
        </w:rPr>
        <w:t>单线性多步输出的</w:t>
      </w:r>
      <w:r w:rsidRPr="008431A9">
        <w:rPr>
          <w:rFonts w:cs="Times New Roman"/>
          <w:color w:val="000000" w:themeColor="text1"/>
        </w:rPr>
        <w:t xml:space="preserve"> Transformer </w:t>
      </w:r>
      <w:r w:rsidRPr="008431A9">
        <w:rPr>
          <w:rFonts w:cs="Times New Roman"/>
          <w:color w:val="000000" w:themeColor="text1"/>
        </w:rPr>
        <w:t>架构下，系统考察了</w:t>
      </w:r>
      <w:r w:rsidRPr="008431A9">
        <w:rPr>
          <w:rFonts w:cs="Times New Roman"/>
          <w:color w:val="000000" w:themeColor="text1"/>
        </w:rPr>
        <w:t xml:space="preserve"> 5 </w:t>
      </w:r>
      <w:r w:rsidRPr="008431A9">
        <w:rPr>
          <w:rFonts w:cs="Times New Roman"/>
          <w:color w:val="000000" w:themeColor="text1"/>
        </w:rPr>
        <w:t>种输入长度与</w:t>
      </w:r>
      <w:r w:rsidRPr="008431A9">
        <w:rPr>
          <w:rFonts w:cs="Times New Roman"/>
          <w:color w:val="000000" w:themeColor="text1"/>
        </w:rPr>
        <w:t xml:space="preserve"> </w:t>
      </w:r>
      <w:r w:rsidRPr="008431A9">
        <w:rPr>
          <w:rFonts w:cs="Times New Roman"/>
          <w:color w:val="000000" w:themeColor="text1"/>
        </w:rPr>
        <w:lastRenderedPageBreak/>
        <w:t xml:space="preserve">4 </w:t>
      </w:r>
      <w:r w:rsidRPr="008431A9">
        <w:rPr>
          <w:rFonts w:cs="Times New Roman"/>
          <w:color w:val="000000" w:themeColor="text1"/>
        </w:rPr>
        <w:t>种预测长度共</w:t>
      </w:r>
      <w:r w:rsidRPr="008431A9">
        <w:rPr>
          <w:rFonts w:cs="Times New Roman"/>
          <w:color w:val="000000" w:themeColor="text1"/>
        </w:rPr>
        <w:t xml:space="preserve"> 20 </w:t>
      </w:r>
      <w:r w:rsidRPr="008431A9">
        <w:rPr>
          <w:rFonts w:cs="Times New Roman"/>
          <w:color w:val="000000" w:themeColor="text1"/>
        </w:rPr>
        <w:t>组配置对预测精度与计算效率的联合影响，并从信息瓶颈与可预测性时域两个视角对现象进行了理论解读。主要结论如下。</w:t>
      </w:r>
    </w:p>
    <w:p w14:paraId="1E585005"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1</w:t>
      </w:r>
      <w:r w:rsidRPr="008431A9">
        <w:rPr>
          <w:rFonts w:cs="Times New Roman"/>
          <w:color w:val="000000" w:themeColor="text1"/>
        </w:rPr>
        <w:t>）预测长度是影响精度的主导因素，单步预测下</w:t>
      </w:r>
      <w:r w:rsidRPr="008431A9">
        <w:rPr>
          <w:rFonts w:cs="Times New Roman"/>
          <w:color w:val="000000" w:themeColor="text1"/>
        </w:rPr>
        <w:t xml:space="preserve"> R² </w:t>
      </w:r>
      <w:r w:rsidRPr="008431A9">
        <w:rPr>
          <w:rFonts w:cs="Times New Roman"/>
          <w:color w:val="000000" w:themeColor="text1"/>
        </w:rPr>
        <w:t>普遍在</w:t>
      </w:r>
      <w:r w:rsidRPr="008431A9">
        <w:rPr>
          <w:rFonts w:cs="Times New Roman"/>
          <w:color w:val="000000" w:themeColor="text1"/>
        </w:rPr>
        <w:t xml:space="preserve"> 0.88 </w:t>
      </w:r>
      <w:r w:rsidRPr="008431A9">
        <w:rPr>
          <w:rFonts w:cs="Times New Roman"/>
          <w:color w:val="000000" w:themeColor="text1"/>
        </w:rPr>
        <w:t>以上，随预测长度增大精度显著下降；输入长度在单步预测下存在边际收益递减，适中的输入长度（如</w:t>
      </w:r>
      <w:r w:rsidRPr="008431A9">
        <w:rPr>
          <w:rFonts w:cs="Times New Roman"/>
          <w:color w:val="000000" w:themeColor="text1"/>
        </w:rPr>
        <w:t xml:space="preserve"> 60</w:t>
      </w:r>
      <w:r w:rsidRPr="008431A9">
        <w:rPr>
          <w:rFonts w:cs="Times New Roman"/>
          <w:color w:val="000000" w:themeColor="text1"/>
        </w:rPr>
        <w:t>～</w:t>
      </w:r>
      <w:r w:rsidRPr="008431A9">
        <w:rPr>
          <w:rFonts w:cs="Times New Roman"/>
          <w:color w:val="000000" w:themeColor="text1"/>
        </w:rPr>
        <w:t xml:space="preserve">120 </w:t>
      </w:r>
      <w:r w:rsidRPr="008431A9">
        <w:rPr>
          <w:rFonts w:cs="Times New Roman"/>
          <w:color w:val="000000" w:themeColor="text1"/>
        </w:rPr>
        <w:t>步）更利于在精度与成本间取得平衡。</w:t>
      </w:r>
    </w:p>
    <w:p w14:paraId="255C7B72"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2</w:t>
      </w:r>
      <w:r w:rsidRPr="008431A9">
        <w:rPr>
          <w:rFonts w:cs="Times New Roman"/>
          <w:color w:val="000000" w:themeColor="text1"/>
        </w:rPr>
        <w:t>）长预测下输入与预测长度相匹配具有积极作用；直接长时多步预测效果有限，需结合滚动预测或与机理、统计模型相结合。计算成本随序列与预测长度显著增加，实时或资源受限场景宜采用较短序列与短预测，离线高精度分析可选用输入</w:t>
      </w:r>
      <w:r w:rsidRPr="008431A9">
        <w:rPr>
          <w:rFonts w:cs="Times New Roman"/>
          <w:color w:val="000000" w:themeColor="text1"/>
        </w:rPr>
        <w:t xml:space="preserve"> 120 </w:t>
      </w:r>
      <w:r w:rsidRPr="008431A9">
        <w:rPr>
          <w:rFonts w:cs="Times New Roman"/>
          <w:color w:val="000000" w:themeColor="text1"/>
        </w:rPr>
        <w:t>步、预测</w:t>
      </w:r>
      <w:r w:rsidRPr="008431A9">
        <w:rPr>
          <w:rFonts w:cs="Times New Roman"/>
          <w:color w:val="000000" w:themeColor="text1"/>
        </w:rPr>
        <w:t xml:space="preserve"> 1 </w:t>
      </w:r>
      <w:r w:rsidRPr="008431A9">
        <w:rPr>
          <w:rFonts w:cs="Times New Roman"/>
          <w:color w:val="000000" w:themeColor="text1"/>
        </w:rPr>
        <w:t>步的配置。</w:t>
      </w:r>
    </w:p>
    <w:p w14:paraId="43C2C47D" w14:textId="77777777" w:rsidR="008431A9" w:rsidRPr="008431A9" w:rsidRDefault="008431A9" w:rsidP="008431A9">
      <w:pPr>
        <w:ind w:firstLineChars="200" w:firstLine="420"/>
        <w:rPr>
          <w:rFonts w:cs="Times New Roman"/>
          <w:color w:val="000000" w:themeColor="text1"/>
        </w:rPr>
      </w:pPr>
      <w:r w:rsidRPr="008431A9">
        <w:rPr>
          <w:rFonts w:cs="Times New Roman"/>
          <w:color w:val="000000" w:themeColor="text1"/>
        </w:rPr>
        <w:t>（</w:t>
      </w:r>
      <w:r w:rsidRPr="008431A9">
        <w:rPr>
          <w:rFonts w:cs="Times New Roman"/>
          <w:color w:val="000000" w:themeColor="text1"/>
        </w:rPr>
        <w:t>3</w:t>
      </w:r>
      <w:r w:rsidRPr="008431A9">
        <w:rPr>
          <w:rFonts w:cs="Times New Roman"/>
          <w:color w:val="000000" w:themeColor="text1"/>
        </w:rPr>
        <w:t>）从</w:t>
      </w:r>
      <w:r w:rsidRPr="008431A9">
        <w:rPr>
          <w:rFonts w:cs="Times New Roman"/>
          <w:color w:val="000000" w:themeColor="text1"/>
        </w:rPr>
        <w:t>“</w:t>
      </w:r>
      <w:r w:rsidRPr="008431A9">
        <w:rPr>
          <w:rFonts w:cs="Times New Roman"/>
          <w:color w:val="000000" w:themeColor="text1"/>
        </w:rPr>
        <w:t>编码</w:t>
      </w:r>
      <w:r w:rsidRPr="008431A9">
        <w:rPr>
          <w:rFonts w:cs="Times New Roman"/>
          <w:color w:val="000000" w:themeColor="text1"/>
        </w:rPr>
        <w:t>–</w:t>
      </w:r>
      <w:r w:rsidRPr="008431A9">
        <w:rPr>
          <w:rFonts w:cs="Times New Roman"/>
          <w:color w:val="000000" w:themeColor="text1"/>
        </w:rPr>
        <w:t>瓶颈</w:t>
      </w:r>
      <w:r w:rsidRPr="008431A9">
        <w:rPr>
          <w:rFonts w:cs="Times New Roman"/>
          <w:color w:val="000000" w:themeColor="text1"/>
        </w:rPr>
        <w:t>–</w:t>
      </w:r>
      <w:r w:rsidRPr="008431A9">
        <w:rPr>
          <w:rFonts w:cs="Times New Roman"/>
          <w:color w:val="000000" w:themeColor="text1"/>
        </w:rPr>
        <w:t>解码</w:t>
      </w:r>
      <w:r w:rsidRPr="008431A9">
        <w:rPr>
          <w:rFonts w:cs="Times New Roman"/>
          <w:color w:val="000000" w:themeColor="text1"/>
        </w:rPr>
        <w:t>”</w:t>
      </w:r>
      <w:r w:rsidRPr="008431A9">
        <w:rPr>
          <w:rFonts w:cs="Times New Roman"/>
          <w:color w:val="000000" w:themeColor="text1"/>
        </w:rPr>
        <w:t>结构与可预测性时域理论可对上述现象给出统一解释，为盾构掘进关键参数多时间尺度预测的配置选型提供了实证与理论依据。</w:t>
      </w:r>
    </w:p>
    <w:p w14:paraId="7A24569B" w14:textId="7479AD10" w:rsidR="000E6DF1" w:rsidRPr="000E6DF1" w:rsidRDefault="000E6DF1" w:rsidP="000E6DF1">
      <w:pPr>
        <w:rPr>
          <w:rFonts w:ascii="SimHei" w:eastAsia="SimHei" w:hAnsi="SimHei" w:cs="方正黑体简体"/>
          <w:kern w:val="0"/>
          <w:sz w:val="24"/>
        </w:rPr>
      </w:pPr>
      <w:r>
        <w:rPr>
          <w:rFonts w:ascii="SimHei" w:eastAsia="SimHei" w:hAnsi="SimHei" w:cs="方正黑体简体" w:hint="eastAsia"/>
          <w:kern w:val="0"/>
          <w:sz w:val="24"/>
        </w:rPr>
        <w:t>参考文献</w:t>
      </w:r>
    </w:p>
    <w:p w14:paraId="427BDCEF" w14:textId="77777777" w:rsidR="00C11184" w:rsidRPr="00C11184" w:rsidRDefault="008B5DEC" w:rsidP="00C11184">
      <w:pPr>
        <w:pStyle w:val="Bibliography"/>
        <w:rPr>
          <w:sz w:val="15"/>
        </w:rPr>
      </w:pPr>
      <w:r>
        <w:fldChar w:fldCharType="begin"/>
      </w:r>
      <w:r>
        <w:instrText xml:space="preserve"> ADDIN ZOTERO_BIBL {"uncited":[],"omitted":[],"custom":[]} CSL_BIBLIOGRAPHY </w:instrText>
      </w:r>
      <w:r>
        <w:fldChar w:fldCharType="separate"/>
      </w:r>
      <w:r w:rsidR="00C11184" w:rsidRPr="00C11184">
        <w:rPr>
          <w:sz w:val="15"/>
        </w:rPr>
        <w:t>[1]</w:t>
      </w:r>
      <w:r w:rsidR="00C11184" w:rsidRPr="00C11184">
        <w:rPr>
          <w:sz w:val="15"/>
        </w:rPr>
        <w:tab/>
      </w:r>
      <w:r w:rsidR="00C11184" w:rsidRPr="00C11184">
        <w:rPr>
          <w:sz w:val="15"/>
        </w:rPr>
        <w:t>李锟</w:t>
      </w:r>
      <w:r w:rsidR="00C11184" w:rsidRPr="00C11184">
        <w:rPr>
          <w:sz w:val="15"/>
        </w:rPr>
        <w:t>;</w:t>
      </w:r>
      <w:r w:rsidR="00C11184" w:rsidRPr="00C11184">
        <w:rPr>
          <w:sz w:val="15"/>
        </w:rPr>
        <w:t>田管凤</w:t>
      </w:r>
      <w:r w:rsidR="00C11184" w:rsidRPr="00C11184">
        <w:rPr>
          <w:sz w:val="15"/>
        </w:rPr>
        <w:t>;</w:t>
      </w:r>
      <w:r w:rsidR="00C11184" w:rsidRPr="00C11184">
        <w:rPr>
          <w:sz w:val="15"/>
        </w:rPr>
        <w:t>马宏伟</w:t>
      </w:r>
      <w:r w:rsidR="00C11184" w:rsidRPr="00C11184">
        <w:rPr>
          <w:sz w:val="15"/>
        </w:rPr>
        <w:t>;</w:t>
      </w:r>
      <w:r w:rsidR="00C11184" w:rsidRPr="00C11184">
        <w:rPr>
          <w:sz w:val="15"/>
        </w:rPr>
        <w:t>杨晓林</w:t>
      </w:r>
      <w:r w:rsidR="00C11184" w:rsidRPr="00C11184">
        <w:rPr>
          <w:sz w:val="15"/>
        </w:rPr>
        <w:t>;</w:t>
      </w:r>
      <w:r w:rsidR="00C11184" w:rsidRPr="00C11184">
        <w:rPr>
          <w:sz w:val="15"/>
        </w:rPr>
        <w:t>蒲宝军</w:t>
      </w:r>
      <w:r w:rsidR="00C11184" w:rsidRPr="00C11184">
        <w:rPr>
          <w:sz w:val="15"/>
        </w:rPr>
        <w:t>;</w:t>
      </w:r>
      <w:r w:rsidR="00C11184" w:rsidRPr="00C11184">
        <w:rPr>
          <w:sz w:val="15"/>
        </w:rPr>
        <w:t>江运陈</w:t>
      </w:r>
      <w:r w:rsidR="00C11184" w:rsidRPr="00C11184">
        <w:rPr>
          <w:sz w:val="15"/>
        </w:rPr>
        <w:t xml:space="preserve">; </w:t>
      </w:r>
      <w:r w:rsidR="00C11184" w:rsidRPr="00C11184">
        <w:rPr>
          <w:sz w:val="15"/>
        </w:rPr>
        <w:t>土压平衡盾构掘进参数相关性分析及预测模型</w:t>
      </w:r>
      <w:r w:rsidR="00C11184" w:rsidRPr="00C11184">
        <w:rPr>
          <w:sz w:val="15"/>
        </w:rPr>
        <w:t xml:space="preserve">[J]. </w:t>
      </w:r>
      <w:r w:rsidR="00C11184" w:rsidRPr="00C11184">
        <w:rPr>
          <w:sz w:val="15"/>
        </w:rPr>
        <w:t>科学技术与工程</w:t>
      </w:r>
      <w:r w:rsidR="00C11184" w:rsidRPr="00C11184">
        <w:rPr>
          <w:sz w:val="15"/>
        </w:rPr>
        <w:t>, 2021(09 vo 21): 3814-3821.</w:t>
      </w:r>
    </w:p>
    <w:p w14:paraId="24D79E62" w14:textId="2E4B6A76" w:rsidR="00C11184" w:rsidRPr="00C11184" w:rsidRDefault="00C11184" w:rsidP="00C11184">
      <w:pPr>
        <w:pStyle w:val="Bibliography"/>
        <w:rPr>
          <w:sz w:val="15"/>
        </w:rPr>
      </w:pPr>
      <w:r w:rsidRPr="00C11184">
        <w:rPr>
          <w:sz w:val="15"/>
        </w:rPr>
        <w:t>[2]</w:t>
      </w:r>
      <w:r w:rsidRPr="00C11184">
        <w:rPr>
          <w:sz w:val="15"/>
        </w:rPr>
        <w:tab/>
      </w:r>
      <w:r w:rsidR="00D55AC0" w:rsidRPr="00D55AC0">
        <w:rPr>
          <w:rFonts w:hint="eastAsia"/>
          <w:sz w:val="15"/>
        </w:rPr>
        <w:t>陈鹏</w:t>
      </w:r>
      <w:r w:rsidR="00D55AC0" w:rsidRPr="00D55AC0">
        <w:rPr>
          <w:rFonts w:hint="eastAsia"/>
          <w:sz w:val="15"/>
        </w:rPr>
        <w:t>,</w:t>
      </w:r>
      <w:r w:rsidR="00D55AC0" w:rsidRPr="00D55AC0">
        <w:rPr>
          <w:rFonts w:hint="eastAsia"/>
          <w:sz w:val="15"/>
        </w:rPr>
        <w:t>王文威</w:t>
      </w:r>
      <w:r w:rsidR="00D55AC0" w:rsidRPr="00D55AC0">
        <w:rPr>
          <w:rFonts w:hint="eastAsia"/>
          <w:sz w:val="15"/>
        </w:rPr>
        <w:t>,</w:t>
      </w:r>
      <w:r w:rsidR="00D55AC0" w:rsidRPr="00D55AC0">
        <w:rPr>
          <w:rFonts w:hint="eastAsia"/>
          <w:sz w:val="15"/>
        </w:rPr>
        <w:t>赖谋</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浅埋超大直径盾构隧道连续下穿风险源掘进参数分析</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,2024,41(S2):192-202.</w:t>
      </w:r>
    </w:p>
    <w:p w14:paraId="7EE3DC1B" w14:textId="77777777" w:rsidR="00C11184" w:rsidRPr="00C11184" w:rsidRDefault="00C11184" w:rsidP="00C11184">
      <w:pPr>
        <w:pStyle w:val="Bibliography"/>
        <w:rPr>
          <w:sz w:val="15"/>
        </w:rPr>
      </w:pPr>
      <w:r w:rsidRPr="00C11184">
        <w:rPr>
          <w:sz w:val="15"/>
        </w:rPr>
        <w:t>[3]</w:t>
      </w:r>
      <w:r w:rsidRPr="00C11184">
        <w:rPr>
          <w:sz w:val="15"/>
        </w:rPr>
        <w:tab/>
      </w:r>
      <w:r w:rsidRPr="00C11184">
        <w:rPr>
          <w:sz w:val="15"/>
        </w:rPr>
        <w:t>裴浩东</w:t>
      </w:r>
      <w:r w:rsidRPr="00C11184">
        <w:rPr>
          <w:sz w:val="15"/>
        </w:rPr>
        <w:t>;</w:t>
      </w:r>
      <w:r w:rsidRPr="00C11184">
        <w:rPr>
          <w:sz w:val="15"/>
        </w:rPr>
        <w:t>叶社保</w:t>
      </w:r>
      <w:r w:rsidRPr="00C11184">
        <w:rPr>
          <w:sz w:val="15"/>
        </w:rPr>
        <w:t>;</w:t>
      </w:r>
      <w:r w:rsidRPr="00C11184">
        <w:rPr>
          <w:sz w:val="15"/>
        </w:rPr>
        <w:t>杨平</w:t>
      </w:r>
      <w:r w:rsidRPr="00C11184">
        <w:rPr>
          <w:sz w:val="15"/>
        </w:rPr>
        <w:t>;</w:t>
      </w:r>
      <w:r w:rsidRPr="00C11184">
        <w:rPr>
          <w:sz w:val="15"/>
        </w:rPr>
        <w:t>吴永哲</w:t>
      </w:r>
      <w:r w:rsidRPr="00C11184">
        <w:rPr>
          <w:sz w:val="15"/>
        </w:rPr>
        <w:t xml:space="preserve">; </w:t>
      </w:r>
      <w:r w:rsidRPr="00C11184">
        <w:rPr>
          <w:sz w:val="15"/>
        </w:rPr>
        <w:t>软土地层盾构掘进参数分析及掘进速度预测</w:t>
      </w:r>
      <w:r w:rsidRPr="00C11184">
        <w:rPr>
          <w:sz w:val="15"/>
        </w:rPr>
        <w:t xml:space="preserve">[J]. </w:t>
      </w:r>
      <w:r w:rsidRPr="00C11184">
        <w:rPr>
          <w:sz w:val="15"/>
        </w:rPr>
        <w:t>郑州大学学报</w:t>
      </w:r>
      <w:r w:rsidRPr="00C11184">
        <w:rPr>
          <w:sz w:val="15"/>
        </w:rPr>
        <w:t>(</w:t>
      </w:r>
      <w:r w:rsidRPr="00C11184">
        <w:rPr>
          <w:sz w:val="15"/>
        </w:rPr>
        <w:t>工学版</w:t>
      </w:r>
      <w:r w:rsidRPr="00C11184">
        <w:rPr>
          <w:sz w:val="15"/>
        </w:rPr>
        <w:t>), 2024(01 vo 45): 107-113.</w:t>
      </w:r>
    </w:p>
    <w:p w14:paraId="067FF518" w14:textId="77777777" w:rsidR="00C11184" w:rsidRPr="00C11184" w:rsidRDefault="00C11184" w:rsidP="00C11184">
      <w:pPr>
        <w:pStyle w:val="Bibliography"/>
        <w:rPr>
          <w:sz w:val="15"/>
        </w:rPr>
      </w:pPr>
      <w:r w:rsidRPr="00C11184">
        <w:rPr>
          <w:sz w:val="15"/>
        </w:rPr>
        <w:t>[4]</w:t>
      </w:r>
      <w:r w:rsidRPr="00C11184">
        <w:rPr>
          <w:sz w:val="15"/>
        </w:rPr>
        <w:tab/>
      </w:r>
      <w:r w:rsidRPr="00C11184">
        <w:rPr>
          <w:sz w:val="15"/>
        </w:rPr>
        <w:t>陈世君</w:t>
      </w:r>
      <w:r w:rsidRPr="00C11184">
        <w:rPr>
          <w:sz w:val="15"/>
        </w:rPr>
        <w:t>;</w:t>
      </w:r>
      <w:r w:rsidRPr="00C11184">
        <w:rPr>
          <w:sz w:val="15"/>
        </w:rPr>
        <w:t>谭博</w:t>
      </w:r>
      <w:r w:rsidRPr="00C11184">
        <w:rPr>
          <w:sz w:val="15"/>
        </w:rPr>
        <w:t>;</w:t>
      </w:r>
      <w:r w:rsidRPr="00C11184">
        <w:rPr>
          <w:sz w:val="15"/>
        </w:rPr>
        <w:t>李吉</w:t>
      </w:r>
      <w:r w:rsidRPr="00C11184">
        <w:rPr>
          <w:sz w:val="15"/>
        </w:rPr>
        <w:t>;</w:t>
      </w:r>
      <w:r w:rsidRPr="00C11184">
        <w:rPr>
          <w:sz w:val="15"/>
        </w:rPr>
        <w:t>冯光辉</w:t>
      </w:r>
      <w:r w:rsidRPr="00C11184">
        <w:rPr>
          <w:sz w:val="15"/>
        </w:rPr>
        <w:t>;</w:t>
      </w:r>
      <w:r w:rsidRPr="00C11184">
        <w:rPr>
          <w:sz w:val="15"/>
        </w:rPr>
        <w:t>王杰</w:t>
      </w:r>
      <w:r w:rsidRPr="00C11184">
        <w:rPr>
          <w:sz w:val="15"/>
        </w:rPr>
        <w:t>;</w:t>
      </w:r>
      <w:r w:rsidRPr="00C11184">
        <w:rPr>
          <w:sz w:val="15"/>
        </w:rPr>
        <w:t>孙广灿</w:t>
      </w:r>
      <w:r w:rsidRPr="00C11184">
        <w:rPr>
          <w:sz w:val="15"/>
        </w:rPr>
        <w:t xml:space="preserve">; </w:t>
      </w:r>
      <w:r w:rsidRPr="00C11184">
        <w:rPr>
          <w:sz w:val="15"/>
        </w:rPr>
        <w:t>长沙板岩地层盾构掘进参数分析及预测模型研究</w:t>
      </w:r>
      <w:r w:rsidRPr="00C11184">
        <w:rPr>
          <w:sz w:val="15"/>
        </w:rPr>
        <w:t xml:space="preserve">[J]. </w:t>
      </w:r>
      <w:r w:rsidRPr="00C11184">
        <w:rPr>
          <w:sz w:val="15"/>
        </w:rPr>
        <w:t>土木工程学报</w:t>
      </w:r>
      <w:r w:rsidRPr="00C11184">
        <w:rPr>
          <w:sz w:val="15"/>
        </w:rPr>
        <w:t>, 2024(S2 vo 57): 154-159.</w:t>
      </w:r>
    </w:p>
    <w:p w14:paraId="75EA41CD" w14:textId="5095498F" w:rsidR="00C11184" w:rsidRPr="00C11184" w:rsidRDefault="00C11184" w:rsidP="00C11184">
      <w:pPr>
        <w:pStyle w:val="Bibliography"/>
        <w:rPr>
          <w:sz w:val="15"/>
        </w:rPr>
      </w:pPr>
      <w:r w:rsidRPr="00C11184">
        <w:rPr>
          <w:sz w:val="15"/>
        </w:rPr>
        <w:t>[5]</w:t>
      </w:r>
      <w:r w:rsidRPr="00C11184">
        <w:rPr>
          <w:sz w:val="15"/>
        </w:rPr>
        <w:tab/>
      </w:r>
      <w:r w:rsidR="00AC504F" w:rsidRPr="00AC504F">
        <w:rPr>
          <w:rFonts w:hint="eastAsia"/>
          <w:sz w:val="15"/>
        </w:rPr>
        <w:t>张雅铭</w:t>
      </w:r>
      <w:r w:rsidR="00AC504F" w:rsidRPr="00AC504F">
        <w:rPr>
          <w:rFonts w:hint="eastAsia"/>
          <w:sz w:val="15"/>
        </w:rPr>
        <w:t>.</w:t>
      </w:r>
      <w:r w:rsidR="00AC504F" w:rsidRPr="00AC504F">
        <w:rPr>
          <w:rFonts w:hint="eastAsia"/>
          <w:sz w:val="15"/>
        </w:rPr>
        <w:t>基于掘进参数的盾构土仓压力预测与优化控制研究</w:t>
      </w:r>
      <w:r w:rsidR="00AC504F" w:rsidRPr="00AC504F">
        <w:rPr>
          <w:rFonts w:hint="eastAsia"/>
          <w:sz w:val="15"/>
        </w:rPr>
        <w:t>[D].</w:t>
      </w:r>
      <w:r w:rsidR="00AC504F" w:rsidRPr="00AC504F">
        <w:rPr>
          <w:rFonts w:hint="eastAsia"/>
          <w:sz w:val="15"/>
        </w:rPr>
        <w:t>山东大学</w:t>
      </w:r>
      <w:r w:rsidR="00AC504F" w:rsidRPr="00AC504F">
        <w:rPr>
          <w:rFonts w:hint="eastAsia"/>
          <w:sz w:val="15"/>
        </w:rPr>
        <w:t>.</w:t>
      </w:r>
    </w:p>
    <w:p w14:paraId="36EB5C7F" w14:textId="77777777" w:rsidR="00C11184" w:rsidRPr="00C11184" w:rsidRDefault="00C11184" w:rsidP="00C11184">
      <w:pPr>
        <w:pStyle w:val="Bibliography"/>
        <w:rPr>
          <w:sz w:val="15"/>
        </w:rPr>
      </w:pPr>
      <w:r w:rsidRPr="00C11184">
        <w:rPr>
          <w:sz w:val="15"/>
        </w:rPr>
        <w:t>[6]</w:t>
      </w:r>
      <w:r w:rsidRPr="00C11184">
        <w:rPr>
          <w:sz w:val="15"/>
        </w:rPr>
        <w:tab/>
      </w:r>
      <w:r w:rsidRPr="00C11184">
        <w:rPr>
          <w:sz w:val="15"/>
        </w:rPr>
        <w:t>文佳</w:t>
      </w:r>
      <w:r w:rsidRPr="00C11184">
        <w:rPr>
          <w:sz w:val="15"/>
        </w:rPr>
        <w:t>;</w:t>
      </w:r>
      <w:r w:rsidRPr="00C11184">
        <w:rPr>
          <w:sz w:val="15"/>
        </w:rPr>
        <w:t>李晓东</w:t>
      </w:r>
      <w:r w:rsidRPr="00C11184">
        <w:rPr>
          <w:sz w:val="15"/>
        </w:rPr>
        <w:t>;</w:t>
      </w:r>
      <w:r w:rsidRPr="00C11184">
        <w:rPr>
          <w:sz w:val="15"/>
        </w:rPr>
        <w:t>梁杰</w:t>
      </w:r>
      <w:r w:rsidRPr="00C11184">
        <w:rPr>
          <w:sz w:val="15"/>
        </w:rPr>
        <w:t>;</w:t>
      </w:r>
      <w:r w:rsidRPr="00C11184">
        <w:rPr>
          <w:sz w:val="15"/>
        </w:rPr>
        <w:t>郝志强</w:t>
      </w:r>
      <w:r w:rsidRPr="00C11184">
        <w:rPr>
          <w:sz w:val="15"/>
        </w:rPr>
        <w:t>;</w:t>
      </w:r>
      <w:r w:rsidRPr="00C11184">
        <w:rPr>
          <w:sz w:val="15"/>
        </w:rPr>
        <w:t>吴遥杰</w:t>
      </w:r>
      <w:r w:rsidRPr="00C11184">
        <w:rPr>
          <w:sz w:val="15"/>
        </w:rPr>
        <w:t xml:space="preserve">; </w:t>
      </w:r>
      <w:r w:rsidRPr="00C11184">
        <w:rPr>
          <w:sz w:val="15"/>
        </w:rPr>
        <w:t>复合地层盾构掘进参数相关性分析及掘进速度预测</w:t>
      </w:r>
      <w:r w:rsidRPr="00C11184">
        <w:rPr>
          <w:sz w:val="15"/>
        </w:rPr>
        <w:t xml:space="preserve">[J]. </w:t>
      </w:r>
      <w:r w:rsidRPr="00C11184">
        <w:rPr>
          <w:sz w:val="15"/>
        </w:rPr>
        <w:t>铁道建筑技术</w:t>
      </w:r>
      <w:r w:rsidRPr="00C11184">
        <w:rPr>
          <w:sz w:val="15"/>
        </w:rPr>
        <w:t>, 2022(02): 6-10+61.</w:t>
      </w:r>
    </w:p>
    <w:p w14:paraId="7E4833E6" w14:textId="77777777" w:rsidR="00C11184" w:rsidRPr="00C11184" w:rsidRDefault="00C11184" w:rsidP="00C11184">
      <w:pPr>
        <w:pStyle w:val="Bibliography"/>
        <w:rPr>
          <w:sz w:val="15"/>
        </w:rPr>
      </w:pPr>
      <w:r w:rsidRPr="00C11184">
        <w:rPr>
          <w:sz w:val="15"/>
        </w:rPr>
        <w:t>[7]</w:t>
      </w:r>
      <w:r w:rsidRPr="00C11184">
        <w:rPr>
          <w:sz w:val="15"/>
        </w:rPr>
        <w:tab/>
      </w:r>
      <w:r w:rsidRPr="00C11184">
        <w:rPr>
          <w:sz w:val="15"/>
        </w:rPr>
        <w:t>沈翔</w:t>
      </w:r>
      <w:r w:rsidRPr="00C11184">
        <w:rPr>
          <w:sz w:val="15"/>
        </w:rPr>
        <w:t>;</w:t>
      </w:r>
      <w:r w:rsidRPr="00C11184">
        <w:rPr>
          <w:sz w:val="15"/>
        </w:rPr>
        <w:t>袁大军</w:t>
      </w:r>
      <w:r w:rsidRPr="00C11184">
        <w:rPr>
          <w:sz w:val="15"/>
        </w:rPr>
        <w:t>;</w:t>
      </w:r>
      <w:r w:rsidRPr="00C11184">
        <w:rPr>
          <w:sz w:val="15"/>
        </w:rPr>
        <w:t>吴俊</w:t>
      </w:r>
      <w:r w:rsidRPr="00C11184">
        <w:rPr>
          <w:sz w:val="15"/>
        </w:rPr>
        <w:t>;</w:t>
      </w:r>
      <w:r w:rsidRPr="00C11184">
        <w:rPr>
          <w:sz w:val="15"/>
        </w:rPr>
        <w:t>付艳斌</w:t>
      </w:r>
      <w:r w:rsidRPr="00C11184">
        <w:rPr>
          <w:sz w:val="15"/>
        </w:rPr>
        <w:t xml:space="preserve">; </w:t>
      </w:r>
      <w:r w:rsidRPr="00C11184">
        <w:rPr>
          <w:sz w:val="15"/>
        </w:rPr>
        <w:t>复杂地层条件下盾构掘进参数分析及预测</w:t>
      </w:r>
      <w:r w:rsidRPr="00C11184">
        <w:rPr>
          <w:sz w:val="15"/>
        </w:rPr>
        <w:t xml:space="preserve">[J]. </w:t>
      </w:r>
      <w:r w:rsidRPr="00C11184">
        <w:rPr>
          <w:sz w:val="15"/>
        </w:rPr>
        <w:t>现代隧道技术</w:t>
      </w:r>
      <w:r w:rsidRPr="00C11184">
        <w:rPr>
          <w:sz w:val="15"/>
        </w:rPr>
        <w:t>, 2020(05 vo 57): 160-166.</w:t>
      </w:r>
    </w:p>
    <w:p w14:paraId="32FBEE80" w14:textId="77777777" w:rsidR="00C11184" w:rsidRPr="00C11184" w:rsidRDefault="00C11184" w:rsidP="00C11184">
      <w:pPr>
        <w:pStyle w:val="Bibliography"/>
        <w:rPr>
          <w:sz w:val="15"/>
        </w:rPr>
      </w:pPr>
      <w:r w:rsidRPr="00C11184">
        <w:rPr>
          <w:sz w:val="15"/>
        </w:rPr>
        <w:t>[8]</w:t>
      </w:r>
      <w:r w:rsidRPr="00C11184">
        <w:rPr>
          <w:sz w:val="15"/>
        </w:rPr>
        <w:tab/>
      </w:r>
      <w:r w:rsidRPr="00C11184">
        <w:rPr>
          <w:sz w:val="15"/>
        </w:rPr>
        <w:t>范文超</w:t>
      </w:r>
      <w:r w:rsidRPr="00C11184">
        <w:rPr>
          <w:sz w:val="15"/>
        </w:rPr>
        <w:t>;</w:t>
      </w:r>
      <w:r w:rsidRPr="00C11184">
        <w:rPr>
          <w:sz w:val="15"/>
        </w:rPr>
        <w:t>孙振川</w:t>
      </w:r>
      <w:r w:rsidRPr="00C11184">
        <w:rPr>
          <w:sz w:val="15"/>
        </w:rPr>
        <w:t>;</w:t>
      </w:r>
      <w:r w:rsidRPr="00C11184">
        <w:rPr>
          <w:sz w:val="15"/>
        </w:rPr>
        <w:t>李凤远</w:t>
      </w:r>
      <w:r w:rsidRPr="00C11184">
        <w:rPr>
          <w:sz w:val="15"/>
        </w:rPr>
        <w:t>;</w:t>
      </w:r>
      <w:r w:rsidRPr="00C11184">
        <w:rPr>
          <w:sz w:val="15"/>
        </w:rPr>
        <w:t>张兵</w:t>
      </w:r>
      <w:r w:rsidRPr="00C11184">
        <w:rPr>
          <w:sz w:val="15"/>
        </w:rPr>
        <w:t>;</w:t>
      </w:r>
      <w:r w:rsidRPr="00C11184">
        <w:rPr>
          <w:sz w:val="15"/>
        </w:rPr>
        <w:t>陈桥</w:t>
      </w:r>
      <w:r w:rsidRPr="00C11184">
        <w:rPr>
          <w:sz w:val="15"/>
        </w:rPr>
        <w:t>;</w:t>
      </w:r>
      <w:r w:rsidRPr="00C11184">
        <w:rPr>
          <w:sz w:val="15"/>
        </w:rPr>
        <w:t>王发民</w:t>
      </w:r>
      <w:r w:rsidRPr="00C11184">
        <w:rPr>
          <w:sz w:val="15"/>
        </w:rPr>
        <w:t>;</w:t>
      </w:r>
      <w:r w:rsidRPr="00C11184">
        <w:rPr>
          <w:sz w:val="15"/>
        </w:rPr>
        <w:t>王凯</w:t>
      </w:r>
      <w:r w:rsidRPr="00C11184">
        <w:rPr>
          <w:sz w:val="15"/>
        </w:rPr>
        <w:t xml:space="preserve">; </w:t>
      </w:r>
      <w:r w:rsidRPr="00C11184">
        <w:rPr>
          <w:sz w:val="15"/>
        </w:rPr>
        <w:t>汕头海湾隧道复合地层超大直径泥水盾构掘进参数预测研究</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2020(08 vo 40): 1160-1168.</w:t>
      </w:r>
    </w:p>
    <w:p w14:paraId="05F9665E" w14:textId="77777777" w:rsidR="00C11184" w:rsidRPr="00C11184" w:rsidRDefault="00C11184" w:rsidP="00C11184">
      <w:pPr>
        <w:pStyle w:val="Bibliography"/>
        <w:rPr>
          <w:sz w:val="15"/>
        </w:rPr>
      </w:pPr>
      <w:r w:rsidRPr="00C11184">
        <w:rPr>
          <w:sz w:val="15"/>
        </w:rPr>
        <w:t>[9]</w:t>
      </w:r>
      <w:r w:rsidRPr="00C11184">
        <w:rPr>
          <w:sz w:val="15"/>
        </w:rPr>
        <w:tab/>
      </w:r>
      <w:r w:rsidRPr="00C11184">
        <w:rPr>
          <w:sz w:val="15"/>
        </w:rPr>
        <w:t>魏良丰</w:t>
      </w:r>
      <w:r w:rsidRPr="00C11184">
        <w:rPr>
          <w:sz w:val="15"/>
        </w:rPr>
        <w:t>;</w:t>
      </w:r>
      <w:r w:rsidRPr="00C11184">
        <w:rPr>
          <w:sz w:val="15"/>
        </w:rPr>
        <w:t>陈大权</w:t>
      </w:r>
      <w:r w:rsidRPr="00C11184">
        <w:rPr>
          <w:sz w:val="15"/>
        </w:rPr>
        <w:t>;</w:t>
      </w:r>
      <w:r w:rsidRPr="00C11184">
        <w:rPr>
          <w:sz w:val="15"/>
        </w:rPr>
        <w:t>毛志超</w:t>
      </w:r>
      <w:r w:rsidRPr="00C11184">
        <w:rPr>
          <w:sz w:val="15"/>
        </w:rPr>
        <w:t>;</w:t>
      </w:r>
      <w:r w:rsidRPr="00C11184">
        <w:rPr>
          <w:sz w:val="15"/>
        </w:rPr>
        <w:t>汪优</w:t>
      </w:r>
      <w:r w:rsidRPr="00C11184">
        <w:rPr>
          <w:sz w:val="15"/>
        </w:rPr>
        <w:t xml:space="preserve">; </w:t>
      </w:r>
      <w:r w:rsidRPr="00C11184">
        <w:rPr>
          <w:sz w:val="15"/>
        </w:rPr>
        <w:t>深度学习算法下的盾构掘进参数预测模型</w:t>
      </w:r>
      <w:r w:rsidRPr="00C11184">
        <w:rPr>
          <w:sz w:val="15"/>
        </w:rPr>
        <w:t xml:space="preserve">[J]. </w:t>
      </w:r>
      <w:r w:rsidRPr="00C11184">
        <w:rPr>
          <w:sz w:val="15"/>
        </w:rPr>
        <w:t>交通科技与经济</w:t>
      </w:r>
      <w:r w:rsidRPr="00C11184">
        <w:rPr>
          <w:sz w:val="15"/>
        </w:rPr>
        <w:t>, 2025(04 vo 27): 72-77.</w:t>
      </w:r>
    </w:p>
    <w:p w14:paraId="4BD8CAA9" w14:textId="77777777" w:rsidR="00C11184" w:rsidRPr="00C11184" w:rsidRDefault="00C11184" w:rsidP="00C11184">
      <w:pPr>
        <w:pStyle w:val="Bibliography"/>
        <w:rPr>
          <w:sz w:val="15"/>
        </w:rPr>
      </w:pPr>
      <w:r w:rsidRPr="00C11184">
        <w:rPr>
          <w:sz w:val="15"/>
        </w:rPr>
        <w:t>[10]</w:t>
      </w:r>
      <w:r w:rsidRPr="00C11184">
        <w:rPr>
          <w:sz w:val="15"/>
        </w:rPr>
        <w:tab/>
      </w:r>
      <w:r w:rsidRPr="00C11184">
        <w:rPr>
          <w:sz w:val="15"/>
        </w:rPr>
        <w:t>刘克奇</w:t>
      </w:r>
      <w:r w:rsidRPr="00C11184">
        <w:rPr>
          <w:sz w:val="15"/>
        </w:rPr>
        <w:t>;</w:t>
      </w:r>
      <w:r w:rsidRPr="00C11184">
        <w:rPr>
          <w:sz w:val="15"/>
        </w:rPr>
        <w:t>杜佃春</w:t>
      </w:r>
      <w:r w:rsidRPr="00C11184">
        <w:rPr>
          <w:sz w:val="15"/>
        </w:rPr>
        <w:t>;</w:t>
      </w:r>
      <w:r w:rsidRPr="00C11184">
        <w:rPr>
          <w:sz w:val="15"/>
        </w:rPr>
        <w:t>赵文</w:t>
      </w:r>
      <w:r w:rsidRPr="00C11184">
        <w:rPr>
          <w:sz w:val="15"/>
        </w:rPr>
        <w:t>;</w:t>
      </w:r>
      <w:r w:rsidRPr="00C11184">
        <w:rPr>
          <w:sz w:val="15"/>
        </w:rPr>
        <w:t>丁万涛</w:t>
      </w:r>
      <w:r w:rsidRPr="00C11184">
        <w:rPr>
          <w:sz w:val="15"/>
        </w:rPr>
        <w:t xml:space="preserve">; </w:t>
      </w:r>
      <w:r w:rsidRPr="00C11184">
        <w:rPr>
          <w:sz w:val="15"/>
        </w:rPr>
        <w:t>基于机器学习的泥水盾构关键掘进参数预测与优化</w:t>
      </w:r>
      <w:r w:rsidRPr="00C11184">
        <w:rPr>
          <w:sz w:val="15"/>
        </w:rPr>
        <w:t xml:space="preserve">[J]. </w:t>
      </w:r>
      <w:r w:rsidRPr="00C11184">
        <w:rPr>
          <w:sz w:val="15"/>
        </w:rPr>
        <w:t>东北大学学报</w:t>
      </w:r>
      <w:r w:rsidRPr="00C11184">
        <w:rPr>
          <w:sz w:val="15"/>
        </w:rPr>
        <w:t>(</w:t>
      </w:r>
      <w:r w:rsidRPr="00C11184">
        <w:rPr>
          <w:sz w:val="15"/>
        </w:rPr>
        <w:t>自然科学版</w:t>
      </w:r>
      <w:r w:rsidRPr="00C11184">
        <w:rPr>
          <w:sz w:val="15"/>
        </w:rPr>
        <w:t>), 2023(11 vo 44): 1621-1630.</w:t>
      </w:r>
    </w:p>
    <w:p w14:paraId="56E39D2B" w14:textId="77777777" w:rsidR="00C11184" w:rsidRPr="00C11184" w:rsidRDefault="00C11184" w:rsidP="00C11184">
      <w:pPr>
        <w:pStyle w:val="Bibliography"/>
        <w:rPr>
          <w:sz w:val="15"/>
        </w:rPr>
      </w:pPr>
      <w:r w:rsidRPr="00C11184">
        <w:rPr>
          <w:sz w:val="15"/>
        </w:rPr>
        <w:t>[11]</w:t>
      </w:r>
      <w:r w:rsidRPr="00C11184">
        <w:rPr>
          <w:sz w:val="15"/>
        </w:rPr>
        <w:tab/>
      </w:r>
      <w:r w:rsidRPr="00C11184">
        <w:rPr>
          <w:sz w:val="15"/>
        </w:rPr>
        <w:t>王志华</w:t>
      </w:r>
      <w:r w:rsidRPr="00C11184">
        <w:rPr>
          <w:sz w:val="15"/>
        </w:rPr>
        <w:t>;</w:t>
      </w:r>
      <w:r w:rsidRPr="00C11184">
        <w:rPr>
          <w:sz w:val="15"/>
        </w:rPr>
        <w:t>雷璟劼</w:t>
      </w:r>
      <w:r w:rsidRPr="00C11184">
        <w:rPr>
          <w:sz w:val="15"/>
        </w:rPr>
        <w:t>;</w:t>
      </w:r>
      <w:r w:rsidRPr="00C11184">
        <w:rPr>
          <w:sz w:val="15"/>
        </w:rPr>
        <w:t>王怿炀</w:t>
      </w:r>
      <w:r w:rsidRPr="00C11184">
        <w:rPr>
          <w:sz w:val="15"/>
        </w:rPr>
        <w:t>;</w:t>
      </w:r>
      <w:r w:rsidRPr="00C11184">
        <w:rPr>
          <w:sz w:val="15"/>
        </w:rPr>
        <w:t>陈健</w:t>
      </w:r>
      <w:r w:rsidRPr="00C11184">
        <w:rPr>
          <w:sz w:val="15"/>
        </w:rPr>
        <w:t>;</w:t>
      </w:r>
      <w:r w:rsidRPr="00C11184">
        <w:rPr>
          <w:sz w:val="15"/>
        </w:rPr>
        <w:t>丁烈云</w:t>
      </w:r>
      <w:r w:rsidRPr="00C11184">
        <w:rPr>
          <w:sz w:val="15"/>
        </w:rPr>
        <w:t xml:space="preserve">; </w:t>
      </w:r>
      <w:r w:rsidRPr="00C11184">
        <w:rPr>
          <w:sz w:val="15"/>
        </w:rPr>
        <w:t>基于深度学习的盾构掘进参数预测与多目标优化</w:t>
      </w:r>
      <w:r w:rsidRPr="00C11184">
        <w:rPr>
          <w:sz w:val="15"/>
        </w:rPr>
        <w:t xml:space="preserve">[J]. </w:t>
      </w:r>
      <w:r w:rsidRPr="00C11184">
        <w:rPr>
          <w:sz w:val="15"/>
        </w:rPr>
        <w:t>智慧城市与智能建造论文集（</w:t>
      </w:r>
      <w:r w:rsidRPr="00C11184">
        <w:rPr>
          <w:sz w:val="15"/>
        </w:rPr>
        <w:t>2024</w:t>
      </w:r>
      <w:r w:rsidRPr="00C11184">
        <w:rPr>
          <w:sz w:val="15"/>
        </w:rPr>
        <w:t>）</w:t>
      </w:r>
      <w:r w:rsidRPr="00C11184">
        <w:rPr>
          <w:sz w:val="15"/>
        </w:rPr>
        <w:t>——</w:t>
      </w:r>
      <w:r w:rsidRPr="00C11184">
        <w:rPr>
          <w:sz w:val="15"/>
        </w:rPr>
        <w:t>盾构工程智能施工研究与实践专辑</w:t>
      </w:r>
      <w:r w:rsidRPr="00C11184">
        <w:rPr>
          <w:sz w:val="15"/>
        </w:rPr>
        <w:t>, 2025: 13.</w:t>
      </w:r>
    </w:p>
    <w:p w14:paraId="75116A69" w14:textId="77777777" w:rsidR="00C11184" w:rsidRPr="00C11184" w:rsidRDefault="00C11184" w:rsidP="00C11184">
      <w:pPr>
        <w:pStyle w:val="Bibliography"/>
        <w:rPr>
          <w:sz w:val="15"/>
        </w:rPr>
      </w:pPr>
      <w:r w:rsidRPr="00C11184">
        <w:rPr>
          <w:sz w:val="15"/>
        </w:rPr>
        <w:t>[12]</w:t>
      </w:r>
      <w:r w:rsidRPr="00C11184">
        <w:rPr>
          <w:sz w:val="15"/>
        </w:rPr>
        <w:tab/>
      </w:r>
      <w:r w:rsidRPr="00C11184">
        <w:rPr>
          <w:sz w:val="15"/>
        </w:rPr>
        <w:t>李杰</w:t>
      </w:r>
      <w:r w:rsidRPr="00C11184">
        <w:rPr>
          <w:sz w:val="15"/>
        </w:rPr>
        <w:t>;</w:t>
      </w:r>
      <w:r w:rsidRPr="00C11184">
        <w:rPr>
          <w:sz w:val="15"/>
        </w:rPr>
        <w:t>张斌</w:t>
      </w:r>
      <w:r w:rsidRPr="00C11184">
        <w:rPr>
          <w:sz w:val="15"/>
        </w:rPr>
        <w:t>;</w:t>
      </w:r>
      <w:r w:rsidRPr="00C11184">
        <w:rPr>
          <w:sz w:val="15"/>
        </w:rPr>
        <w:t>付柯</w:t>
      </w:r>
      <w:r w:rsidRPr="00C11184">
        <w:rPr>
          <w:sz w:val="15"/>
        </w:rPr>
        <w:t>;</w:t>
      </w:r>
      <w:r w:rsidRPr="00C11184">
        <w:rPr>
          <w:sz w:val="15"/>
        </w:rPr>
        <w:t>马超</w:t>
      </w:r>
      <w:r w:rsidRPr="00C11184">
        <w:rPr>
          <w:sz w:val="15"/>
        </w:rPr>
        <w:t>;</w:t>
      </w:r>
      <w:r w:rsidRPr="00C11184">
        <w:rPr>
          <w:sz w:val="15"/>
        </w:rPr>
        <w:t>郭京波</w:t>
      </w:r>
      <w:r w:rsidRPr="00C11184">
        <w:rPr>
          <w:sz w:val="15"/>
        </w:rPr>
        <w:t>;</w:t>
      </w:r>
      <w:r w:rsidRPr="00C11184">
        <w:rPr>
          <w:sz w:val="15"/>
        </w:rPr>
        <w:t>牛得草</w:t>
      </w:r>
      <w:r w:rsidRPr="00C11184">
        <w:rPr>
          <w:sz w:val="15"/>
        </w:rPr>
        <w:t xml:space="preserve">; </w:t>
      </w:r>
      <w:r w:rsidRPr="00C11184">
        <w:rPr>
          <w:sz w:val="15"/>
        </w:rPr>
        <w:t>基于现场掘进数据的复合地层盾构掘进性能预测方法研究</w:t>
      </w:r>
      <w:r w:rsidRPr="00C11184">
        <w:rPr>
          <w:sz w:val="15"/>
        </w:rPr>
        <w:t xml:space="preserve">[J]. </w:t>
      </w:r>
      <w:r w:rsidRPr="00C11184">
        <w:rPr>
          <w:sz w:val="15"/>
        </w:rPr>
        <w:t>现代隧道技术</w:t>
      </w:r>
      <w:r w:rsidRPr="00C11184">
        <w:rPr>
          <w:sz w:val="15"/>
        </w:rPr>
        <w:t>, 2019(04 vo 56): 97-104.</w:t>
      </w:r>
    </w:p>
    <w:p w14:paraId="382C3EA6" w14:textId="3A5CF274" w:rsidR="00C11184" w:rsidRPr="00C11184" w:rsidRDefault="00C11184" w:rsidP="00C11184">
      <w:pPr>
        <w:pStyle w:val="Bibliography"/>
        <w:rPr>
          <w:sz w:val="15"/>
        </w:rPr>
      </w:pPr>
      <w:r w:rsidRPr="00C11184">
        <w:rPr>
          <w:sz w:val="15"/>
        </w:rPr>
        <w:t>[13]</w:t>
      </w:r>
      <w:r w:rsidRPr="00C11184">
        <w:rPr>
          <w:sz w:val="15"/>
        </w:rPr>
        <w:tab/>
      </w:r>
      <w:r w:rsidR="00AC504F" w:rsidRPr="00AC504F">
        <w:rPr>
          <w:rFonts w:hint="eastAsia"/>
          <w:sz w:val="15"/>
        </w:rPr>
        <w:t>李晓宙</w:t>
      </w:r>
      <w:r w:rsidR="00AC504F" w:rsidRPr="00AC504F">
        <w:rPr>
          <w:rFonts w:hint="eastAsia"/>
          <w:sz w:val="15"/>
        </w:rPr>
        <w:t>.</w:t>
      </w:r>
      <w:r w:rsidR="00AC504F" w:rsidRPr="00AC504F">
        <w:rPr>
          <w:rFonts w:hint="eastAsia"/>
          <w:sz w:val="15"/>
        </w:rPr>
        <w:t>基于贝叶斯机器学习的珠海大直径泥水盾构隧道地层识别及掘进参数预测</w:t>
      </w:r>
      <w:r w:rsidR="00AC504F" w:rsidRPr="00AC504F">
        <w:rPr>
          <w:rFonts w:hint="eastAsia"/>
          <w:sz w:val="15"/>
        </w:rPr>
        <w:t>[D].</w:t>
      </w:r>
      <w:r w:rsidR="00AC504F" w:rsidRPr="00AC504F">
        <w:rPr>
          <w:rFonts w:hint="eastAsia"/>
          <w:sz w:val="15"/>
        </w:rPr>
        <w:t>中南大学</w:t>
      </w:r>
      <w:r w:rsidR="00AC504F" w:rsidRPr="00AC504F">
        <w:rPr>
          <w:rFonts w:hint="eastAsia"/>
          <w:sz w:val="15"/>
        </w:rPr>
        <w:t>,2024.</w:t>
      </w:r>
    </w:p>
    <w:p w14:paraId="146C2D91" w14:textId="77777777" w:rsidR="00C11184" w:rsidRPr="00C11184" w:rsidRDefault="00C11184" w:rsidP="00C11184">
      <w:pPr>
        <w:pStyle w:val="Bibliography"/>
        <w:rPr>
          <w:sz w:val="15"/>
        </w:rPr>
      </w:pPr>
      <w:r w:rsidRPr="00C11184">
        <w:rPr>
          <w:sz w:val="15"/>
        </w:rPr>
        <w:t>[14]</w:t>
      </w:r>
      <w:r w:rsidRPr="00C11184">
        <w:rPr>
          <w:sz w:val="15"/>
        </w:rPr>
        <w:tab/>
      </w:r>
      <w:r w:rsidRPr="00C11184">
        <w:rPr>
          <w:sz w:val="15"/>
        </w:rPr>
        <w:t>李文乾</w:t>
      </w:r>
      <w:r w:rsidRPr="00C11184">
        <w:rPr>
          <w:sz w:val="15"/>
        </w:rPr>
        <w:t>;</w:t>
      </w:r>
      <w:r w:rsidRPr="00C11184">
        <w:rPr>
          <w:sz w:val="15"/>
        </w:rPr>
        <w:t>吴云桓</w:t>
      </w:r>
      <w:r w:rsidRPr="00C11184">
        <w:rPr>
          <w:sz w:val="15"/>
        </w:rPr>
        <w:t>;</w:t>
      </w:r>
      <w:r w:rsidRPr="00C11184">
        <w:rPr>
          <w:sz w:val="15"/>
        </w:rPr>
        <w:t>吴兢业</w:t>
      </w:r>
      <w:r w:rsidRPr="00C11184">
        <w:rPr>
          <w:sz w:val="15"/>
        </w:rPr>
        <w:t>;</w:t>
      </w:r>
      <w:r w:rsidRPr="00C11184">
        <w:rPr>
          <w:sz w:val="15"/>
        </w:rPr>
        <w:t>陈治怀</w:t>
      </w:r>
      <w:r w:rsidRPr="00C11184">
        <w:rPr>
          <w:sz w:val="15"/>
        </w:rPr>
        <w:t>;</w:t>
      </w:r>
      <w:r w:rsidRPr="00C11184">
        <w:rPr>
          <w:sz w:val="15"/>
        </w:rPr>
        <w:t>谢森林</w:t>
      </w:r>
      <w:r w:rsidRPr="00C11184">
        <w:rPr>
          <w:sz w:val="15"/>
        </w:rPr>
        <w:t>;</w:t>
      </w:r>
      <w:r w:rsidRPr="00C11184">
        <w:rPr>
          <w:sz w:val="15"/>
        </w:rPr>
        <w:t>胡安峰</w:t>
      </w:r>
      <w:r w:rsidRPr="00C11184">
        <w:rPr>
          <w:sz w:val="15"/>
        </w:rPr>
        <w:t xml:space="preserve">; </w:t>
      </w:r>
      <w:r w:rsidRPr="00C11184">
        <w:rPr>
          <w:sz w:val="15"/>
        </w:rPr>
        <w:t>基于多层感知机技术的地铁盾构施工参数预测</w:t>
      </w:r>
      <w:r w:rsidRPr="00C11184">
        <w:rPr>
          <w:sz w:val="15"/>
        </w:rPr>
        <w:t xml:space="preserve">[J]. </w:t>
      </w:r>
      <w:r w:rsidRPr="00C11184">
        <w:rPr>
          <w:sz w:val="15"/>
        </w:rPr>
        <w:t>深圳大学学报</w:t>
      </w:r>
      <w:r w:rsidRPr="00C11184">
        <w:rPr>
          <w:sz w:val="15"/>
        </w:rPr>
        <w:t>(</w:t>
      </w:r>
      <w:r w:rsidRPr="00C11184">
        <w:rPr>
          <w:sz w:val="15"/>
        </w:rPr>
        <w:t>理工版</w:t>
      </w:r>
      <w:r w:rsidRPr="00C11184">
        <w:rPr>
          <w:sz w:val="15"/>
        </w:rPr>
        <w:t>), 2024(01 vo 41): 50-57.</w:t>
      </w:r>
    </w:p>
    <w:p w14:paraId="151CBD30" w14:textId="77777777" w:rsidR="00C11184" w:rsidRPr="00C11184" w:rsidRDefault="00C11184" w:rsidP="00C11184">
      <w:pPr>
        <w:pStyle w:val="Bibliography"/>
        <w:rPr>
          <w:sz w:val="15"/>
        </w:rPr>
      </w:pPr>
      <w:r w:rsidRPr="00C11184">
        <w:rPr>
          <w:sz w:val="15"/>
        </w:rPr>
        <w:t>[15]</w:t>
      </w:r>
      <w:r w:rsidRPr="00C11184">
        <w:rPr>
          <w:sz w:val="15"/>
        </w:rPr>
        <w:tab/>
      </w:r>
      <w:r w:rsidRPr="00C11184">
        <w:rPr>
          <w:sz w:val="15"/>
        </w:rPr>
        <w:t>刘颖彬</w:t>
      </w:r>
      <w:r w:rsidRPr="00C11184">
        <w:rPr>
          <w:sz w:val="15"/>
        </w:rPr>
        <w:t>;</w:t>
      </w:r>
      <w:r w:rsidRPr="00C11184">
        <w:rPr>
          <w:sz w:val="15"/>
        </w:rPr>
        <w:t>廖少明</w:t>
      </w:r>
      <w:r w:rsidRPr="00C11184">
        <w:rPr>
          <w:sz w:val="15"/>
        </w:rPr>
        <w:t>;</w:t>
      </w:r>
      <w:r w:rsidRPr="00C11184">
        <w:rPr>
          <w:sz w:val="15"/>
        </w:rPr>
        <w:t>杜华</w:t>
      </w:r>
      <w:r w:rsidRPr="00C11184">
        <w:rPr>
          <w:sz w:val="15"/>
        </w:rPr>
        <w:t>;</w:t>
      </w:r>
      <w:r w:rsidRPr="00C11184">
        <w:rPr>
          <w:sz w:val="15"/>
        </w:rPr>
        <w:t>白立峰</w:t>
      </w:r>
      <w:r w:rsidRPr="00C11184">
        <w:rPr>
          <w:sz w:val="15"/>
        </w:rPr>
        <w:t>;</w:t>
      </w:r>
      <w:r w:rsidRPr="00C11184">
        <w:rPr>
          <w:sz w:val="15"/>
        </w:rPr>
        <w:t>钟壬旭</w:t>
      </w:r>
      <w:r w:rsidRPr="00C11184">
        <w:rPr>
          <w:sz w:val="15"/>
        </w:rPr>
        <w:t xml:space="preserve">; </w:t>
      </w:r>
      <w:r w:rsidRPr="00C11184">
        <w:rPr>
          <w:sz w:val="15"/>
        </w:rPr>
        <w:t>基于机器学习的地铁盾构掘进参数智能预测与控制方法研究</w:t>
      </w:r>
      <w:r w:rsidRPr="00C11184">
        <w:rPr>
          <w:sz w:val="15"/>
        </w:rPr>
        <w:t xml:space="preserve">[J]. </w:t>
      </w:r>
      <w:r w:rsidRPr="00C11184">
        <w:rPr>
          <w:sz w:val="15"/>
        </w:rPr>
        <w:t>铁道标准设计</w:t>
      </w:r>
      <w:r w:rsidRPr="00C11184">
        <w:rPr>
          <w:sz w:val="15"/>
        </w:rPr>
        <w:t>, 2023(07 vo 67): 137-145+154.</w:t>
      </w:r>
    </w:p>
    <w:p w14:paraId="0A92A60B" w14:textId="77777777" w:rsidR="00C11184" w:rsidRPr="00C11184" w:rsidRDefault="00C11184" w:rsidP="00C11184">
      <w:pPr>
        <w:pStyle w:val="Bibliography"/>
        <w:rPr>
          <w:sz w:val="15"/>
        </w:rPr>
      </w:pPr>
      <w:r w:rsidRPr="00C11184">
        <w:rPr>
          <w:sz w:val="15"/>
        </w:rPr>
        <w:t>[16]</w:t>
      </w:r>
      <w:r w:rsidRPr="00C11184">
        <w:rPr>
          <w:sz w:val="15"/>
        </w:rPr>
        <w:tab/>
      </w:r>
      <w:r w:rsidRPr="00C11184">
        <w:rPr>
          <w:sz w:val="15"/>
        </w:rPr>
        <w:t>吴惠明</w:t>
      </w:r>
      <w:r w:rsidRPr="00C11184">
        <w:rPr>
          <w:sz w:val="15"/>
        </w:rPr>
        <w:t>;</w:t>
      </w:r>
      <w:r w:rsidRPr="00C11184">
        <w:rPr>
          <w:sz w:val="15"/>
        </w:rPr>
        <w:t>常佳奇</w:t>
      </w:r>
      <w:r w:rsidRPr="00C11184">
        <w:rPr>
          <w:sz w:val="15"/>
        </w:rPr>
        <w:t>;</w:t>
      </w:r>
      <w:r w:rsidRPr="00C11184">
        <w:rPr>
          <w:sz w:val="15"/>
        </w:rPr>
        <w:t>李刚</w:t>
      </w:r>
      <w:r w:rsidRPr="00C11184">
        <w:rPr>
          <w:sz w:val="15"/>
        </w:rPr>
        <w:t>;</w:t>
      </w:r>
      <w:r w:rsidRPr="00C11184">
        <w:rPr>
          <w:sz w:val="15"/>
        </w:rPr>
        <w:t>张东明</w:t>
      </w:r>
      <w:r w:rsidRPr="00C11184">
        <w:rPr>
          <w:sz w:val="15"/>
        </w:rPr>
        <w:t>;</w:t>
      </w:r>
      <w:r w:rsidRPr="00C11184">
        <w:rPr>
          <w:sz w:val="15"/>
        </w:rPr>
        <w:t>黄宏伟</w:t>
      </w:r>
      <w:r w:rsidRPr="00C11184">
        <w:rPr>
          <w:sz w:val="15"/>
        </w:rPr>
        <w:t xml:space="preserve">; </w:t>
      </w:r>
      <w:r w:rsidRPr="00C11184">
        <w:rPr>
          <w:sz w:val="15"/>
        </w:rPr>
        <w:t>基于支持向量机的盾构掘进姿态预测与施工参数优化方法</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2021(S1 vo 41): 11-18.</w:t>
      </w:r>
    </w:p>
    <w:p w14:paraId="36F8B20A" w14:textId="7ADBBA7A" w:rsidR="00C11184" w:rsidRPr="00C11184" w:rsidRDefault="00C11184" w:rsidP="00C11184">
      <w:pPr>
        <w:pStyle w:val="Bibliography"/>
        <w:rPr>
          <w:sz w:val="15"/>
        </w:rPr>
      </w:pPr>
      <w:r w:rsidRPr="00C11184">
        <w:rPr>
          <w:sz w:val="15"/>
        </w:rPr>
        <w:t>[17]</w:t>
      </w:r>
      <w:r w:rsidRPr="00C11184">
        <w:rPr>
          <w:sz w:val="15"/>
        </w:rPr>
        <w:tab/>
      </w:r>
      <w:r w:rsidR="00D55AC0" w:rsidRPr="00D55AC0">
        <w:rPr>
          <w:rFonts w:hint="eastAsia"/>
          <w:sz w:val="15"/>
        </w:rPr>
        <w:t>王伟</w:t>
      </w:r>
      <w:r w:rsidR="00D55AC0" w:rsidRPr="00D55AC0">
        <w:rPr>
          <w:rFonts w:hint="eastAsia"/>
          <w:sz w:val="15"/>
        </w:rPr>
        <w:t>,</w:t>
      </w:r>
      <w:r w:rsidR="00D55AC0" w:rsidRPr="00D55AC0">
        <w:rPr>
          <w:rFonts w:hint="eastAsia"/>
          <w:sz w:val="15"/>
        </w:rPr>
        <w:t>王兴</w:t>
      </w:r>
      <w:r w:rsidR="00D55AC0" w:rsidRPr="00D55AC0">
        <w:rPr>
          <w:rFonts w:hint="eastAsia"/>
          <w:sz w:val="15"/>
        </w:rPr>
        <w:t>,</w:t>
      </w:r>
      <w:r w:rsidR="00D55AC0" w:rsidRPr="00D55AC0">
        <w:rPr>
          <w:rFonts w:hint="eastAsia"/>
          <w:sz w:val="15"/>
        </w:rPr>
        <w:t>刘丹娜</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基于博弈论与可拓云的盾构掘进安全稳定性评价</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,2024,41(02):148-157.</w:t>
      </w:r>
    </w:p>
    <w:p w14:paraId="7DD2EC64" w14:textId="77777777" w:rsidR="00C11184" w:rsidRPr="00C11184" w:rsidRDefault="00C11184" w:rsidP="00C11184">
      <w:pPr>
        <w:pStyle w:val="Bibliography"/>
        <w:rPr>
          <w:sz w:val="15"/>
        </w:rPr>
      </w:pPr>
      <w:r w:rsidRPr="00C11184">
        <w:rPr>
          <w:sz w:val="15"/>
        </w:rPr>
        <w:t>[18]</w:t>
      </w:r>
      <w:r w:rsidRPr="00C11184">
        <w:rPr>
          <w:sz w:val="15"/>
        </w:rPr>
        <w:tab/>
      </w:r>
      <w:r w:rsidRPr="00C11184">
        <w:rPr>
          <w:sz w:val="15"/>
        </w:rPr>
        <w:t>徐一帆</w:t>
      </w:r>
      <w:r w:rsidRPr="00C11184">
        <w:rPr>
          <w:sz w:val="15"/>
        </w:rPr>
        <w:t>;</w:t>
      </w:r>
      <w:r w:rsidRPr="00C11184">
        <w:rPr>
          <w:sz w:val="15"/>
        </w:rPr>
        <w:t>王士民</w:t>
      </w:r>
      <w:r w:rsidRPr="00C11184">
        <w:rPr>
          <w:sz w:val="15"/>
        </w:rPr>
        <w:t>;</w:t>
      </w:r>
      <w:r w:rsidRPr="00C11184">
        <w:rPr>
          <w:sz w:val="15"/>
        </w:rPr>
        <w:t>何川</w:t>
      </w:r>
      <w:r w:rsidRPr="00C11184">
        <w:rPr>
          <w:sz w:val="15"/>
        </w:rPr>
        <w:t>;</w:t>
      </w:r>
      <w:r w:rsidRPr="00C11184">
        <w:rPr>
          <w:sz w:val="15"/>
        </w:rPr>
        <w:t>宋天田</w:t>
      </w:r>
      <w:r w:rsidRPr="00C11184">
        <w:rPr>
          <w:sz w:val="15"/>
        </w:rPr>
        <w:t>;</w:t>
      </w:r>
      <w:r w:rsidRPr="00C11184">
        <w:rPr>
          <w:sz w:val="15"/>
        </w:rPr>
        <w:t>姚超凡</w:t>
      </w:r>
      <w:r w:rsidRPr="00C11184">
        <w:rPr>
          <w:sz w:val="15"/>
        </w:rPr>
        <w:t>;</w:t>
      </w:r>
      <w:r w:rsidRPr="00C11184">
        <w:rPr>
          <w:sz w:val="15"/>
        </w:rPr>
        <w:t>黄兴</w:t>
      </w:r>
      <w:r w:rsidRPr="00C11184">
        <w:rPr>
          <w:sz w:val="15"/>
        </w:rPr>
        <w:t>;</w:t>
      </w:r>
      <w:r w:rsidRPr="00C11184">
        <w:rPr>
          <w:sz w:val="15"/>
        </w:rPr>
        <w:t>罗伟庭</w:t>
      </w:r>
      <w:r w:rsidRPr="00C11184">
        <w:rPr>
          <w:sz w:val="15"/>
        </w:rPr>
        <w:t xml:space="preserve">; </w:t>
      </w:r>
      <w:r w:rsidRPr="00C11184">
        <w:rPr>
          <w:sz w:val="15"/>
        </w:rPr>
        <w:t>基于</w:t>
      </w:r>
      <w:r w:rsidRPr="00C11184">
        <w:rPr>
          <w:sz w:val="15"/>
        </w:rPr>
        <w:t>BP</w:t>
      </w:r>
      <w:r w:rsidRPr="00C11184">
        <w:rPr>
          <w:sz w:val="15"/>
        </w:rPr>
        <w:t>神经网络的复合地层盾构掘进参数预测</w:t>
      </w:r>
      <w:r w:rsidRPr="00C11184">
        <w:rPr>
          <w:sz w:val="15"/>
        </w:rPr>
        <w:t xml:space="preserve">[J]. </w:t>
      </w:r>
      <w:r w:rsidRPr="00C11184">
        <w:rPr>
          <w:sz w:val="15"/>
        </w:rPr>
        <w:t>铁道标准设计</w:t>
      </w:r>
      <w:r w:rsidRPr="00C11184">
        <w:rPr>
          <w:sz w:val="15"/>
        </w:rPr>
        <w:t>, 2022(07 vo 66): 120-125.</w:t>
      </w:r>
    </w:p>
    <w:p w14:paraId="1FC3B277" w14:textId="77777777" w:rsidR="00C11184" w:rsidRPr="00C11184" w:rsidRDefault="00C11184" w:rsidP="00C11184">
      <w:pPr>
        <w:pStyle w:val="Bibliography"/>
        <w:rPr>
          <w:sz w:val="15"/>
        </w:rPr>
      </w:pPr>
      <w:r w:rsidRPr="00C11184">
        <w:rPr>
          <w:sz w:val="15"/>
        </w:rPr>
        <w:t>[19]</w:t>
      </w:r>
      <w:r w:rsidRPr="00C11184">
        <w:rPr>
          <w:sz w:val="15"/>
        </w:rPr>
        <w:tab/>
      </w:r>
      <w:r w:rsidRPr="00C11184">
        <w:rPr>
          <w:sz w:val="15"/>
        </w:rPr>
        <w:t>黄靓钰</w:t>
      </w:r>
      <w:r w:rsidRPr="00C11184">
        <w:rPr>
          <w:sz w:val="15"/>
        </w:rPr>
        <w:t>;</w:t>
      </w:r>
      <w:r w:rsidRPr="00C11184">
        <w:rPr>
          <w:sz w:val="15"/>
        </w:rPr>
        <w:t>阳军生</w:t>
      </w:r>
      <w:r w:rsidRPr="00C11184">
        <w:rPr>
          <w:sz w:val="15"/>
        </w:rPr>
        <w:t>;</w:t>
      </w:r>
      <w:r w:rsidRPr="00C11184">
        <w:rPr>
          <w:sz w:val="15"/>
        </w:rPr>
        <w:t>张聪</w:t>
      </w:r>
      <w:r w:rsidRPr="00C11184">
        <w:rPr>
          <w:sz w:val="15"/>
        </w:rPr>
        <w:t>;</w:t>
      </w:r>
      <w:r w:rsidRPr="00C11184">
        <w:rPr>
          <w:sz w:val="15"/>
        </w:rPr>
        <w:t>蒋超</w:t>
      </w:r>
      <w:r w:rsidRPr="00C11184">
        <w:rPr>
          <w:sz w:val="15"/>
        </w:rPr>
        <w:t>;</w:t>
      </w:r>
      <w:r w:rsidRPr="00C11184">
        <w:rPr>
          <w:sz w:val="15"/>
        </w:rPr>
        <w:t>苏保柱</w:t>
      </w:r>
      <w:r w:rsidRPr="00C11184">
        <w:rPr>
          <w:sz w:val="15"/>
        </w:rPr>
        <w:t xml:space="preserve">; </w:t>
      </w:r>
      <w:r w:rsidRPr="00C11184">
        <w:rPr>
          <w:sz w:val="15"/>
        </w:rPr>
        <w:t>基于</w:t>
      </w:r>
      <w:r w:rsidRPr="00C11184">
        <w:rPr>
          <w:sz w:val="15"/>
        </w:rPr>
        <w:t>BP</w:t>
      </w:r>
      <w:r w:rsidRPr="00C11184">
        <w:rPr>
          <w:sz w:val="15"/>
        </w:rPr>
        <w:t>神经网络的水下岩溶地层盾构掘进参数预测与分析</w:t>
      </w:r>
      <w:r w:rsidRPr="00C11184">
        <w:rPr>
          <w:sz w:val="15"/>
        </w:rPr>
        <w:t xml:space="preserve">[J]. </w:t>
      </w:r>
      <w:r w:rsidRPr="00C11184">
        <w:rPr>
          <w:sz w:val="15"/>
        </w:rPr>
        <w:t>土木工程学报</w:t>
      </w:r>
      <w:r w:rsidRPr="00C11184">
        <w:rPr>
          <w:sz w:val="15"/>
        </w:rPr>
        <w:t>, 2020(S1 vo 53): 75-80+98.</w:t>
      </w:r>
    </w:p>
    <w:p w14:paraId="31A235B4" w14:textId="77777777" w:rsidR="00C11184" w:rsidRPr="00C11184" w:rsidRDefault="00C11184" w:rsidP="00C11184">
      <w:pPr>
        <w:pStyle w:val="Bibliography"/>
        <w:rPr>
          <w:sz w:val="15"/>
        </w:rPr>
      </w:pPr>
      <w:r w:rsidRPr="00C11184">
        <w:rPr>
          <w:sz w:val="15"/>
        </w:rPr>
        <w:t>[20]</w:t>
      </w:r>
      <w:r w:rsidRPr="00C11184">
        <w:rPr>
          <w:sz w:val="15"/>
        </w:rPr>
        <w:tab/>
      </w:r>
      <w:r w:rsidRPr="00C11184">
        <w:rPr>
          <w:sz w:val="15"/>
        </w:rPr>
        <w:t>吴坚</w:t>
      </w:r>
      <w:r w:rsidRPr="00C11184">
        <w:rPr>
          <w:sz w:val="15"/>
        </w:rPr>
        <w:t>;</w:t>
      </w:r>
      <w:r w:rsidRPr="00C11184">
        <w:rPr>
          <w:sz w:val="15"/>
        </w:rPr>
        <w:t>曾志全</w:t>
      </w:r>
      <w:r w:rsidRPr="00C11184">
        <w:rPr>
          <w:sz w:val="15"/>
        </w:rPr>
        <w:t>;</w:t>
      </w:r>
      <w:r w:rsidRPr="00C11184">
        <w:rPr>
          <w:sz w:val="15"/>
        </w:rPr>
        <w:t>张亚鹏</w:t>
      </w:r>
      <w:r w:rsidRPr="00C11184">
        <w:rPr>
          <w:sz w:val="15"/>
        </w:rPr>
        <w:t>;</w:t>
      </w:r>
      <w:r w:rsidRPr="00C11184">
        <w:rPr>
          <w:sz w:val="15"/>
        </w:rPr>
        <w:t>刘龙</w:t>
      </w:r>
      <w:r w:rsidRPr="00C11184">
        <w:rPr>
          <w:sz w:val="15"/>
        </w:rPr>
        <w:t>;</w:t>
      </w:r>
      <w:r w:rsidRPr="00C11184">
        <w:rPr>
          <w:sz w:val="15"/>
        </w:rPr>
        <w:t>杨长松</w:t>
      </w:r>
      <w:r w:rsidRPr="00C11184">
        <w:rPr>
          <w:sz w:val="15"/>
        </w:rPr>
        <w:t>;</w:t>
      </w:r>
      <w:r w:rsidRPr="00C11184">
        <w:rPr>
          <w:sz w:val="15"/>
        </w:rPr>
        <w:t>曾少翔</w:t>
      </w:r>
      <w:r w:rsidRPr="00C11184">
        <w:rPr>
          <w:sz w:val="15"/>
        </w:rPr>
        <w:t xml:space="preserve">; </w:t>
      </w:r>
      <w:r w:rsidRPr="00C11184">
        <w:rPr>
          <w:sz w:val="15"/>
        </w:rPr>
        <w:t>基于循环神经网络的盾构姿态及掘进参数预测</w:t>
      </w:r>
      <w:r w:rsidRPr="00C11184">
        <w:rPr>
          <w:sz w:val="15"/>
        </w:rPr>
        <w:t xml:space="preserve">[J]. </w:t>
      </w:r>
      <w:r w:rsidRPr="00C11184">
        <w:rPr>
          <w:sz w:val="15"/>
        </w:rPr>
        <w:t>浙江工业大学学报</w:t>
      </w:r>
      <w:r w:rsidRPr="00C11184">
        <w:rPr>
          <w:sz w:val="15"/>
        </w:rPr>
        <w:t>, 2023(06 vo 51): 663-670.</w:t>
      </w:r>
    </w:p>
    <w:p w14:paraId="36F31641" w14:textId="77777777" w:rsidR="00C11184" w:rsidRPr="00C11184" w:rsidRDefault="00C11184" w:rsidP="00C11184">
      <w:pPr>
        <w:pStyle w:val="Bibliography"/>
        <w:rPr>
          <w:sz w:val="15"/>
        </w:rPr>
      </w:pPr>
      <w:r w:rsidRPr="00C11184">
        <w:rPr>
          <w:sz w:val="15"/>
        </w:rPr>
        <w:t>[21]</w:t>
      </w:r>
      <w:r w:rsidRPr="00C11184">
        <w:rPr>
          <w:sz w:val="15"/>
        </w:rPr>
        <w:tab/>
      </w:r>
      <w:r w:rsidRPr="00C11184">
        <w:rPr>
          <w:sz w:val="15"/>
        </w:rPr>
        <w:t>朱仔旭</w:t>
      </w:r>
      <w:r w:rsidRPr="00C11184">
        <w:rPr>
          <w:sz w:val="15"/>
        </w:rPr>
        <w:t>;</w:t>
      </w:r>
      <w:r w:rsidRPr="00C11184">
        <w:rPr>
          <w:sz w:val="15"/>
        </w:rPr>
        <w:t>施成华</w:t>
      </w:r>
      <w:r w:rsidRPr="00C11184">
        <w:rPr>
          <w:sz w:val="15"/>
        </w:rPr>
        <w:t>;</w:t>
      </w:r>
      <w:r w:rsidRPr="00C11184">
        <w:rPr>
          <w:sz w:val="15"/>
        </w:rPr>
        <w:t>陈海勇</w:t>
      </w:r>
      <w:r w:rsidRPr="00C11184">
        <w:rPr>
          <w:sz w:val="15"/>
        </w:rPr>
        <w:t>;</w:t>
      </w:r>
      <w:r w:rsidRPr="00C11184">
        <w:rPr>
          <w:sz w:val="15"/>
        </w:rPr>
        <w:t>雷明锋</w:t>
      </w:r>
      <w:r w:rsidRPr="00C11184">
        <w:rPr>
          <w:sz w:val="15"/>
        </w:rPr>
        <w:t>;</w:t>
      </w:r>
      <w:r w:rsidRPr="00C11184">
        <w:rPr>
          <w:sz w:val="15"/>
        </w:rPr>
        <w:t>王祖贤</w:t>
      </w:r>
      <w:r w:rsidRPr="00C11184">
        <w:rPr>
          <w:sz w:val="15"/>
        </w:rPr>
        <w:t>;</w:t>
      </w:r>
      <w:r w:rsidRPr="00C11184">
        <w:rPr>
          <w:sz w:val="15"/>
        </w:rPr>
        <w:t>张明书</w:t>
      </w:r>
      <w:r w:rsidRPr="00C11184">
        <w:rPr>
          <w:sz w:val="15"/>
        </w:rPr>
        <w:t>;</w:t>
      </w:r>
      <w:r w:rsidRPr="00C11184">
        <w:rPr>
          <w:sz w:val="15"/>
        </w:rPr>
        <w:t>周天顺</w:t>
      </w:r>
      <w:r w:rsidRPr="00C11184">
        <w:rPr>
          <w:sz w:val="15"/>
        </w:rPr>
        <w:t xml:space="preserve">; </w:t>
      </w:r>
      <w:r w:rsidRPr="00C11184">
        <w:rPr>
          <w:sz w:val="15"/>
        </w:rPr>
        <w:t>考虑</w:t>
      </w:r>
      <w:r w:rsidRPr="00C11184">
        <w:rPr>
          <w:sz w:val="15"/>
        </w:rPr>
        <w:t>IPSO</w:t>
      </w:r>
      <w:r w:rsidRPr="00C11184">
        <w:rPr>
          <w:sz w:val="15"/>
        </w:rPr>
        <w:t>优化的</w:t>
      </w:r>
      <w:r w:rsidRPr="00C11184">
        <w:rPr>
          <w:sz w:val="15"/>
        </w:rPr>
        <w:t>CNN-LSTM</w:t>
      </w:r>
      <w:r w:rsidRPr="00C11184">
        <w:rPr>
          <w:sz w:val="15"/>
        </w:rPr>
        <w:t>盾构掘进参数混合预测模型</w:t>
      </w:r>
      <w:r w:rsidRPr="00C11184">
        <w:rPr>
          <w:sz w:val="15"/>
        </w:rPr>
        <w:t xml:space="preserve">[J]. </w:t>
      </w:r>
      <w:r w:rsidRPr="00C11184">
        <w:rPr>
          <w:sz w:val="15"/>
        </w:rPr>
        <w:t>铁道科学与工程学报</w:t>
      </w:r>
      <w:r w:rsidRPr="00C11184">
        <w:rPr>
          <w:sz w:val="15"/>
        </w:rPr>
        <w:t>, 2025(06 vo 22): 2690-2702.</w:t>
      </w:r>
    </w:p>
    <w:p w14:paraId="26A9899E" w14:textId="77777777" w:rsidR="00C11184" w:rsidRPr="00C11184" w:rsidRDefault="00C11184" w:rsidP="00C11184">
      <w:pPr>
        <w:pStyle w:val="Bibliography"/>
        <w:rPr>
          <w:sz w:val="15"/>
        </w:rPr>
      </w:pPr>
      <w:r w:rsidRPr="00C11184">
        <w:rPr>
          <w:sz w:val="15"/>
        </w:rPr>
        <w:t>[22]</w:t>
      </w:r>
      <w:r w:rsidRPr="00C11184">
        <w:rPr>
          <w:sz w:val="15"/>
        </w:rPr>
        <w:tab/>
      </w:r>
      <w:r w:rsidRPr="00C11184">
        <w:rPr>
          <w:sz w:val="15"/>
        </w:rPr>
        <w:t>林春金</w:t>
      </w:r>
      <w:r w:rsidRPr="00C11184">
        <w:rPr>
          <w:sz w:val="15"/>
        </w:rPr>
        <w:t>;</w:t>
      </w:r>
      <w:r w:rsidRPr="00C11184">
        <w:rPr>
          <w:sz w:val="15"/>
        </w:rPr>
        <w:t>杨晓达</w:t>
      </w:r>
      <w:r w:rsidRPr="00C11184">
        <w:rPr>
          <w:sz w:val="15"/>
        </w:rPr>
        <w:t>;</w:t>
      </w:r>
      <w:r w:rsidRPr="00C11184">
        <w:rPr>
          <w:sz w:val="15"/>
        </w:rPr>
        <w:t>龚英杰</w:t>
      </w:r>
      <w:r w:rsidRPr="00C11184">
        <w:rPr>
          <w:sz w:val="15"/>
        </w:rPr>
        <w:t>;</w:t>
      </w:r>
      <w:r w:rsidRPr="00C11184">
        <w:rPr>
          <w:sz w:val="15"/>
        </w:rPr>
        <w:t>丁万涛</w:t>
      </w:r>
      <w:r w:rsidRPr="00C11184">
        <w:rPr>
          <w:sz w:val="15"/>
        </w:rPr>
        <w:t>;</w:t>
      </w:r>
      <w:r w:rsidRPr="00C11184">
        <w:rPr>
          <w:sz w:val="15"/>
        </w:rPr>
        <w:t>程旭东</w:t>
      </w:r>
      <w:r w:rsidRPr="00C11184">
        <w:rPr>
          <w:sz w:val="15"/>
        </w:rPr>
        <w:t>;</w:t>
      </w:r>
      <w:r w:rsidRPr="00C11184">
        <w:rPr>
          <w:sz w:val="15"/>
        </w:rPr>
        <w:t>刘运生</w:t>
      </w:r>
      <w:r w:rsidRPr="00C11184">
        <w:rPr>
          <w:sz w:val="15"/>
        </w:rPr>
        <w:t xml:space="preserve">; </w:t>
      </w:r>
      <w:r w:rsidRPr="00C11184">
        <w:rPr>
          <w:sz w:val="15"/>
        </w:rPr>
        <w:t>基于</w:t>
      </w:r>
      <w:r w:rsidRPr="00C11184">
        <w:rPr>
          <w:sz w:val="15"/>
        </w:rPr>
        <w:t>PSO-BP</w:t>
      </w:r>
      <w:r w:rsidRPr="00C11184">
        <w:rPr>
          <w:sz w:val="15"/>
        </w:rPr>
        <w:t>的土压盾构土仓压力预测模型及掘进参数敏感性分析</w:t>
      </w:r>
      <w:r w:rsidRPr="00C11184">
        <w:rPr>
          <w:sz w:val="15"/>
        </w:rPr>
        <w:t xml:space="preserve">[J]. </w:t>
      </w:r>
      <w:r w:rsidRPr="00C11184">
        <w:rPr>
          <w:sz w:val="15"/>
        </w:rPr>
        <w:t>应用基础与工程科学学报</w:t>
      </w:r>
      <w:r w:rsidRPr="00C11184">
        <w:rPr>
          <w:sz w:val="15"/>
        </w:rPr>
        <w:t>, 2021(05 vo 29): 1220-1233.</w:t>
      </w:r>
    </w:p>
    <w:p w14:paraId="5111293F" w14:textId="77777777" w:rsidR="00C11184" w:rsidRPr="00C11184" w:rsidRDefault="00C11184" w:rsidP="00C11184">
      <w:pPr>
        <w:pStyle w:val="Bibliography"/>
        <w:rPr>
          <w:sz w:val="15"/>
        </w:rPr>
      </w:pPr>
      <w:r w:rsidRPr="00C11184">
        <w:rPr>
          <w:sz w:val="15"/>
        </w:rPr>
        <w:t>[23]</w:t>
      </w:r>
      <w:r w:rsidRPr="00C11184">
        <w:rPr>
          <w:sz w:val="15"/>
        </w:rPr>
        <w:tab/>
      </w:r>
      <w:r w:rsidRPr="00C11184">
        <w:rPr>
          <w:sz w:val="15"/>
        </w:rPr>
        <w:t>江源</w:t>
      </w:r>
      <w:r w:rsidRPr="00C11184">
        <w:rPr>
          <w:sz w:val="15"/>
        </w:rPr>
        <w:t>;</w:t>
      </w:r>
      <w:r w:rsidRPr="00C11184">
        <w:rPr>
          <w:sz w:val="15"/>
        </w:rPr>
        <w:t>宋克志</w:t>
      </w:r>
      <w:r w:rsidRPr="00C11184">
        <w:rPr>
          <w:sz w:val="15"/>
        </w:rPr>
        <w:t>;</w:t>
      </w:r>
      <w:r w:rsidRPr="00C11184">
        <w:rPr>
          <w:sz w:val="15"/>
        </w:rPr>
        <w:t>丁昌盛</w:t>
      </w:r>
      <w:r w:rsidRPr="00C11184">
        <w:rPr>
          <w:sz w:val="15"/>
        </w:rPr>
        <w:t>;</w:t>
      </w:r>
      <w:r w:rsidRPr="00C11184">
        <w:rPr>
          <w:sz w:val="15"/>
        </w:rPr>
        <w:t>侯洪超</w:t>
      </w:r>
      <w:r w:rsidRPr="00C11184">
        <w:rPr>
          <w:sz w:val="15"/>
        </w:rPr>
        <w:t>;</w:t>
      </w:r>
      <w:r w:rsidRPr="00C11184">
        <w:rPr>
          <w:sz w:val="15"/>
        </w:rPr>
        <w:t>张佳乐</w:t>
      </w:r>
      <w:r w:rsidRPr="00C11184">
        <w:rPr>
          <w:sz w:val="15"/>
        </w:rPr>
        <w:t>;</w:t>
      </w:r>
      <w:r w:rsidRPr="00C11184">
        <w:rPr>
          <w:sz w:val="15"/>
        </w:rPr>
        <w:t>庄肃坤</w:t>
      </w:r>
      <w:r w:rsidRPr="00C11184">
        <w:rPr>
          <w:sz w:val="15"/>
        </w:rPr>
        <w:t xml:space="preserve">; </w:t>
      </w:r>
      <w:r w:rsidRPr="00C11184">
        <w:rPr>
          <w:sz w:val="15"/>
        </w:rPr>
        <w:t>基于</w:t>
      </w:r>
      <w:r w:rsidRPr="00C11184">
        <w:rPr>
          <w:sz w:val="15"/>
        </w:rPr>
        <w:t>PSO-SVR</w:t>
      </w:r>
      <w:r w:rsidRPr="00C11184">
        <w:rPr>
          <w:sz w:val="15"/>
        </w:rPr>
        <w:t>与</w:t>
      </w:r>
      <w:r w:rsidRPr="00C11184">
        <w:rPr>
          <w:sz w:val="15"/>
        </w:rPr>
        <w:t>LSTM</w:t>
      </w:r>
      <w:r w:rsidRPr="00C11184">
        <w:rPr>
          <w:sz w:val="15"/>
        </w:rPr>
        <w:t>算法的复合地层下刀盘扭矩预测与分析</w:t>
      </w:r>
      <w:r w:rsidRPr="00C11184">
        <w:rPr>
          <w:sz w:val="15"/>
        </w:rPr>
        <w:t xml:space="preserve">[J]. </w:t>
      </w:r>
      <w:r w:rsidRPr="00C11184">
        <w:rPr>
          <w:sz w:val="15"/>
        </w:rPr>
        <w:t>现代城市轨道交通</w:t>
      </w:r>
      <w:r w:rsidRPr="00C11184">
        <w:rPr>
          <w:sz w:val="15"/>
        </w:rPr>
        <w:t>, 2022(02): 46-51.</w:t>
      </w:r>
    </w:p>
    <w:p w14:paraId="1A682E3B" w14:textId="1ACE1E6A" w:rsidR="00C11184" w:rsidRPr="00C11184" w:rsidRDefault="00C11184" w:rsidP="00C11184">
      <w:pPr>
        <w:pStyle w:val="Bibliography"/>
        <w:rPr>
          <w:sz w:val="15"/>
        </w:rPr>
      </w:pPr>
      <w:r w:rsidRPr="00C11184">
        <w:rPr>
          <w:sz w:val="15"/>
        </w:rPr>
        <w:t>[24]</w:t>
      </w:r>
      <w:r w:rsidRPr="00C11184">
        <w:rPr>
          <w:sz w:val="15"/>
        </w:rPr>
        <w:tab/>
        <w:t xml:space="preserve">VASWANI A, SHAZEER N, PARMAR N, </w:t>
      </w:r>
      <w:r w:rsidRPr="00C11184">
        <w:rPr>
          <w:sz w:val="15"/>
        </w:rPr>
        <w:t>等</w:t>
      </w:r>
      <w:r w:rsidRPr="00C11184">
        <w:rPr>
          <w:sz w:val="15"/>
        </w:rPr>
        <w:t>. Attention Is All You Need[A/OL]. arXiv, 2023[2025-01-18]. http://arxiv.org/abs/1706.03762..</w:t>
      </w:r>
    </w:p>
    <w:p w14:paraId="29C246D5" w14:textId="0CB5CDAB" w:rsidR="00C11184" w:rsidRPr="00C11184" w:rsidRDefault="00C11184" w:rsidP="00C11184">
      <w:pPr>
        <w:pStyle w:val="Bibliography"/>
        <w:rPr>
          <w:sz w:val="15"/>
        </w:rPr>
      </w:pPr>
      <w:r w:rsidRPr="00C11184">
        <w:rPr>
          <w:sz w:val="15"/>
        </w:rPr>
        <w:t>[25]</w:t>
      </w:r>
      <w:r w:rsidRPr="00C11184">
        <w:rPr>
          <w:sz w:val="15"/>
        </w:rPr>
        <w:tab/>
      </w:r>
      <w:r w:rsidR="00D55AC0" w:rsidRPr="00D55AC0">
        <w:rPr>
          <w:rFonts w:hint="eastAsia"/>
          <w:sz w:val="15"/>
        </w:rPr>
        <w:t>罗雄文</w:t>
      </w:r>
      <w:r w:rsidR="00D55AC0" w:rsidRPr="00D55AC0">
        <w:rPr>
          <w:rFonts w:hint="eastAsia"/>
          <w:sz w:val="15"/>
        </w:rPr>
        <w:t>,</w:t>
      </w:r>
      <w:r w:rsidR="00D55AC0" w:rsidRPr="00D55AC0">
        <w:rPr>
          <w:rFonts w:hint="eastAsia"/>
          <w:sz w:val="15"/>
        </w:rPr>
        <w:t>张文广</w:t>
      </w:r>
      <w:r w:rsidR="00D55AC0" w:rsidRPr="00D55AC0">
        <w:rPr>
          <w:rFonts w:hint="eastAsia"/>
          <w:sz w:val="15"/>
        </w:rPr>
        <w:t>,</w:t>
      </w:r>
      <w:r w:rsidR="00D55AC0" w:rsidRPr="00D55AC0">
        <w:rPr>
          <w:rFonts w:hint="eastAsia"/>
          <w:sz w:val="15"/>
        </w:rPr>
        <w:t>梁荣柱</w:t>
      </w:r>
      <w:r w:rsidR="00D55AC0" w:rsidRPr="00D55AC0">
        <w:rPr>
          <w:rFonts w:hint="eastAsia"/>
          <w:sz w:val="15"/>
        </w:rPr>
        <w:t>.</w:t>
      </w:r>
      <w:r w:rsidR="00D55AC0" w:rsidRPr="00D55AC0">
        <w:rPr>
          <w:rFonts w:hint="eastAsia"/>
          <w:sz w:val="15"/>
        </w:rPr>
        <w:t>双孔隧道中后掘进盾构对地表沉降的影响</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,2020,37(09):82-89.</w:t>
      </w:r>
    </w:p>
    <w:p w14:paraId="3BCB8DE0" w14:textId="6D0DD914" w:rsidR="008B5DEC" w:rsidDel="00237587" w:rsidRDefault="008B5DEC" w:rsidP="00220758">
      <w:pPr>
        <w:pStyle w:val="00"/>
        <w:widowControl w:val="0"/>
        <w:numPr>
          <w:ilvl w:val="0"/>
          <w:numId w:val="0"/>
        </w:numPr>
        <w:ind w:left="420" w:hanging="420"/>
        <w:jc w:val="both"/>
        <w:rPr>
          <w:del w:id="178" w:author="#CUI SHUAIWEN#" w:date="2026-02-13T00:04:00Z" w16du:dateUtc="2026-02-12T16:04:00Z"/>
          <w:rFonts w:ascii="Times New Roman" w:hAnsi="Times New Roman" w:hint="eastAsia"/>
          <w:color w:val="000000" w:themeColor="text1"/>
          <w:sz w:val="15"/>
          <w:szCs w:val="15"/>
        </w:rPr>
        <w:sectPr w:rsidR="008B5DEC" w:rsidDel="00237587">
          <w:headerReference w:type="first" r:id="rId25"/>
          <w:footerReference w:type="first" r:id="rId26"/>
          <w:type w:val="continuous"/>
          <w:pgSz w:w="11906" w:h="16838"/>
          <w:pgMar w:top="2098" w:right="1133" w:bottom="1134" w:left="1134" w:header="1474" w:footer="992" w:gutter="0"/>
          <w:cols w:num="2" w:space="609"/>
          <w:titlePg/>
          <w:docGrid w:type="linesAndChars" w:linePitch="312"/>
        </w:sectPr>
      </w:pPr>
      <w:r>
        <w:rPr>
          <w:rFonts w:ascii="Times New Roman" w:hAnsi="Times New Roman"/>
          <w:color w:val="000000" w:themeColor="text1"/>
          <w:sz w:val="15"/>
          <w:szCs w:val="15"/>
        </w:rPr>
        <w:fldChar w:fldCharType="end"/>
      </w:r>
    </w:p>
    <w:p w14:paraId="0B0E9A7A" w14:textId="77777777" w:rsidR="00103BBB" w:rsidRPr="00860B6A" w:rsidRDefault="00103BBB" w:rsidP="00237587">
      <w:pPr>
        <w:pStyle w:val="00"/>
        <w:widowControl w:val="0"/>
        <w:numPr>
          <w:ilvl w:val="0"/>
          <w:numId w:val="0"/>
        </w:numPr>
        <w:ind w:left="420" w:hanging="420"/>
        <w:jc w:val="both"/>
        <w:rPr>
          <w:rFonts w:eastAsia="SimHei"/>
          <w:b/>
          <w:color w:val="000000" w:themeColor="text1"/>
          <w:sz w:val="24"/>
          <w:szCs w:val="24"/>
        </w:rPr>
        <w:pPrChange w:id="179" w:author="#CUI SHUAIWEN#" w:date="2026-02-13T00:04:00Z" w16du:dateUtc="2026-02-12T16:04:00Z">
          <w:pPr>
            <w:ind w:firstLine="482"/>
          </w:pPr>
        </w:pPrChange>
      </w:pPr>
    </w:p>
    <w:sectPr w:rsidR="00103BBB" w:rsidRPr="00860B6A">
      <w:headerReference w:type="default" r:id="rId27"/>
      <w:footerReference w:type="default" r:id="rId28"/>
      <w:headerReference w:type="first" r:id="rId29"/>
      <w:footerReference w:type="first" r:id="rId30"/>
      <w:type w:val="continuous"/>
      <w:pgSz w:w="11906" w:h="16838"/>
      <w:pgMar w:top="2098" w:right="1134" w:bottom="1134" w:left="1134" w:header="851" w:footer="992" w:gutter="0"/>
      <w:cols w:num="2"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金峰 徐" w:date="2026-02-12T23:17:00Z" w:initials="金徐">
    <w:p w14:paraId="72AA0249" w14:textId="77777777" w:rsidR="00B677AF" w:rsidRDefault="00B677AF" w:rsidP="00B677AF">
      <w:pPr>
        <w:pStyle w:val="CommentText"/>
      </w:pPr>
      <w:r>
        <w:rPr>
          <w:rStyle w:val="CommentReference"/>
        </w:rPr>
        <w:annotationRef/>
      </w:r>
      <w:r>
        <w:rPr>
          <w:rFonts w:hint="eastAsia"/>
        </w:rPr>
        <w:t>浓缩到</w:t>
      </w:r>
      <w:r>
        <w:t>500</w:t>
      </w:r>
      <w:r>
        <w:rPr>
          <w:rFonts w:hint="eastAsia"/>
        </w:rPr>
        <w:t>字左右。</w:t>
      </w:r>
    </w:p>
  </w:comment>
  <w:comment w:id="7" w:author="金峰 徐" w:date="2026-02-12T23:17:00Z" w:initials="金徐">
    <w:p w14:paraId="17E6FB85" w14:textId="77777777" w:rsidR="00B677AF" w:rsidRDefault="00B677AF" w:rsidP="00B677AF">
      <w:pPr>
        <w:pStyle w:val="CommentText"/>
      </w:pPr>
      <w:r>
        <w:rPr>
          <w:rStyle w:val="CommentReference"/>
        </w:rPr>
        <w:annotationRef/>
      </w:r>
      <w:r>
        <w:rPr>
          <w:rFonts w:hint="eastAsia"/>
        </w:rPr>
        <w:t>改完中文后再</w:t>
      </w:r>
      <w:r>
        <w:rPr>
          <w:rFonts w:hint="eastAsia"/>
        </w:rPr>
        <w:t>ai</w:t>
      </w:r>
      <w:r>
        <w:rPr>
          <w:rFonts w:hint="eastAsia"/>
        </w:rPr>
        <w:t>翻译一下。</w:t>
      </w:r>
    </w:p>
  </w:comment>
  <w:comment w:id="65" w:author="金峰 徐" w:date="2026-02-12T23:22:00Z" w:initials="金徐">
    <w:p w14:paraId="5BB24228" w14:textId="77777777" w:rsidR="00A93E6F" w:rsidRDefault="00A93E6F" w:rsidP="00A93E6F">
      <w:pPr>
        <w:pStyle w:val="CommentText"/>
      </w:pPr>
      <w:r>
        <w:rPr>
          <w:rStyle w:val="CommentReference"/>
        </w:rPr>
        <w:annotationRef/>
      </w:r>
      <w:r>
        <w:rPr>
          <w:rFonts w:hint="eastAsia"/>
        </w:rPr>
        <w:t>该段英文论文可以放，中文论文是否需要解释？</w:t>
      </w:r>
    </w:p>
  </w:comment>
  <w:comment w:id="66" w:author="#CUI SHUAIWEN#" w:date="2026-02-12T23:55:00Z" w:initials="#S">
    <w:p w14:paraId="585132DE" w14:textId="77777777" w:rsidR="00287FF6" w:rsidRDefault="00287FF6" w:rsidP="00287FF6">
      <w:pPr>
        <w:jc w:val="left"/>
      </w:pPr>
      <w:r>
        <w:rPr>
          <w:rStyle w:val="CommentReference"/>
        </w:rPr>
        <w:annotationRef/>
      </w:r>
      <w:r>
        <w:rPr>
          <w:rFonts w:hint="eastAsia"/>
        </w:rPr>
        <w:t>先留着吧，不然感觉文章没有深度，英文文章我们写</w:t>
      </w:r>
      <w:r>
        <w:t>mamba</w:t>
      </w:r>
    </w:p>
  </w:comment>
  <w:comment w:id="114" w:author="金峰 徐" w:date="2026-02-12T23:25:00Z" w:initials="金徐">
    <w:p w14:paraId="1F497E7A" w14:textId="77777777" w:rsidR="00A93E6F" w:rsidRDefault="00A93E6F" w:rsidP="00A93E6F">
      <w:pPr>
        <w:pStyle w:val="CommentText"/>
      </w:pPr>
      <w:r>
        <w:rPr>
          <w:rStyle w:val="CommentReference"/>
        </w:rPr>
        <w:annotationRef/>
      </w:r>
      <w:r>
        <w:rPr>
          <w:rFonts w:hint="eastAsia"/>
        </w:rPr>
        <w:t>似乎没有图</w:t>
      </w:r>
      <w:r>
        <w:t>11</w:t>
      </w:r>
    </w:p>
  </w:comment>
  <w:comment w:id="115" w:author="#CUI SHUAIWEN#" w:date="2026-02-13T00:01:00Z" w:initials="#S">
    <w:p w14:paraId="1F639FAB" w14:textId="77777777" w:rsidR="00D91DD2" w:rsidRDefault="00D91DD2" w:rsidP="00D91DD2">
      <w:pPr>
        <w:jc w:val="left"/>
      </w:pPr>
      <w:r>
        <w:rPr>
          <w:rStyle w:val="CommentReference"/>
        </w:rPr>
        <w:annotationRef/>
      </w:r>
      <w:r>
        <w:rPr>
          <w:rFonts w:hint="eastAsia"/>
        </w:rPr>
        <w:t>已修改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A0249" w15:done="0"/>
  <w15:commentEx w15:paraId="17E6FB85" w15:done="0"/>
  <w15:commentEx w15:paraId="5BB24228" w15:done="0"/>
  <w15:commentEx w15:paraId="585132DE" w15:paraIdParent="5BB24228" w15:done="0"/>
  <w15:commentEx w15:paraId="1F497E7A" w15:done="0"/>
  <w15:commentEx w15:paraId="1F639FAB" w15:paraIdParent="1F497E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3C3C8" w16cex:dateUtc="2026-02-12T15:17:00Z"/>
  <w16cex:commentExtensible w16cex:durableId="19C49532" w16cex:dateUtc="2026-02-12T15:17:00Z"/>
  <w16cex:commentExtensible w16cex:durableId="5EFDF9E9" w16cex:dateUtc="2026-02-12T15:22:00Z"/>
  <w16cex:commentExtensible w16cex:durableId="261B3A03" w16cex:dateUtc="2026-02-12T15:55:00Z"/>
  <w16cex:commentExtensible w16cex:durableId="5EA71FE0" w16cex:dateUtc="2026-02-12T15:25:00Z"/>
  <w16cex:commentExtensible w16cex:durableId="5DC6AFF6" w16cex:dateUtc="2026-02-12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A0249" w16cid:durableId="25E3C3C8"/>
  <w16cid:commentId w16cid:paraId="17E6FB85" w16cid:durableId="19C49532"/>
  <w16cid:commentId w16cid:paraId="5BB24228" w16cid:durableId="5EFDF9E9"/>
  <w16cid:commentId w16cid:paraId="585132DE" w16cid:durableId="261B3A03"/>
  <w16cid:commentId w16cid:paraId="1F497E7A" w16cid:durableId="5EA71FE0"/>
  <w16cid:commentId w16cid:paraId="1F639FAB" w16cid:durableId="5DC6AF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C415F" w14:textId="77777777" w:rsidR="001D2B33" w:rsidRDefault="001D2B33">
      <w:r>
        <w:separator/>
      </w:r>
    </w:p>
  </w:endnote>
  <w:endnote w:type="continuationSeparator" w:id="0">
    <w:p w14:paraId="5A500156" w14:textId="77777777" w:rsidR="001D2B33" w:rsidRDefault="001D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YouYuan">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方正黑体简体">
    <w:altName w:val="微软雅黑"/>
    <w:panose1 w:val="020B0604020202020204"/>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SimHei"/>
        <w:sz w:val="18"/>
        <w:szCs w:val="18"/>
      </w:rPr>
    </w:pPr>
    <w:r>
      <w:rPr>
        <w:rFonts w:ascii="Calibri" w:hAnsi="Calibri" w:cs="SimHei"/>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SimHei"/>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134972F1"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B677AF">
                            <w:rPr>
                              <w:rFonts w:hint="eastAsia"/>
                              <w:bCs/>
                              <w:sz w:val="15"/>
                              <w:szCs w:val="15"/>
                            </w:rPr>
                            <w:t>13</w:t>
                          </w:r>
                          <w:r w:rsidRPr="00622CA3">
                            <w:rPr>
                              <w:bCs/>
                              <w:sz w:val="15"/>
                              <w:szCs w:val="15"/>
                            </w:rPr>
                            <w:t>日</w:t>
                          </w:r>
                          <w:r w:rsidRPr="00622CA3">
                            <w:rPr>
                              <w:rFonts w:ascii="SimSun" w:hAnsi="SimSun" w:hint="eastAsia"/>
                              <w:sz w:val="15"/>
                              <w:szCs w:val="15"/>
                            </w:rPr>
                            <w:t>；</w:t>
                          </w:r>
                        </w:p>
                        <w:p w14:paraId="347D0F6A" w14:textId="2A1EA0D6" w:rsidR="00EB0D44" w:rsidRPr="00622CA3" w:rsidRDefault="00EB0D44" w:rsidP="004B3603">
                          <w:pPr>
                            <w:spacing w:after="62" w:line="240" w:lineRule="exact"/>
                            <w:rPr>
                              <w:rFonts w:ascii="Calibri" w:hAnsi="Calibri" w:cs="SimHei"/>
                              <w:bCs/>
                              <w:color w:val="000000"/>
                              <w:sz w:val="15"/>
                              <w:szCs w:val="15"/>
                            </w:rPr>
                          </w:pPr>
                          <w:r>
                            <w:rPr>
                              <w:rFonts w:ascii="Calibri" w:hAnsi="Calibri" w:cs="SimHei" w:hint="eastAsia"/>
                              <w:b/>
                              <w:bCs/>
                              <w:color w:val="000000"/>
                              <w:sz w:val="15"/>
                              <w:szCs w:val="15"/>
                            </w:rPr>
                            <w:t>基金项目：</w:t>
                          </w:r>
                          <w:r w:rsidR="000641EA">
                            <w:rPr>
                              <w:rFonts w:ascii="Calibri" w:hAnsi="Calibri" w:cs="SimHei" w:hint="eastAsia"/>
                              <w:bCs/>
                              <w:color w:val="000000"/>
                              <w:sz w:val="15"/>
                              <w:szCs w:val="15"/>
                            </w:rPr>
                            <w:t>国家自然科学基金项目（</w:t>
                          </w:r>
                          <w:r w:rsidR="000641EA">
                            <w:rPr>
                              <w:rFonts w:ascii="Calibri" w:hAnsi="Calibri" w:cs="SimHei" w:hint="eastAsia"/>
                              <w:bCs/>
                              <w:color w:val="000000"/>
                              <w:sz w:val="15"/>
                              <w:szCs w:val="15"/>
                            </w:rPr>
                            <w:t>42407226</w:t>
                          </w:r>
                          <w:r w:rsidR="000641EA">
                            <w:rPr>
                              <w:rFonts w:ascii="Calibri" w:hAnsi="Calibri" w:cs="SimHei" w:hint="eastAsia"/>
                              <w:bCs/>
                              <w:color w:val="000000"/>
                              <w:sz w:val="15"/>
                              <w:szCs w:val="15"/>
                            </w:rPr>
                            <w:t>），</w:t>
                          </w:r>
                          <w:r w:rsidR="000641EA" w:rsidRPr="000641EA">
                            <w:rPr>
                              <w:rFonts w:ascii="Calibri" w:hAnsi="Calibri" w:cs="SimHei" w:hint="eastAsia"/>
                              <w:bCs/>
                              <w:color w:val="000000"/>
                              <w:sz w:val="15"/>
                              <w:szCs w:val="15"/>
                            </w:rPr>
                            <w:t>中交一公局集团有限公司科技课题（</w:t>
                          </w:r>
                          <w:r w:rsidR="000641EA" w:rsidRPr="000641EA">
                            <w:rPr>
                              <w:rFonts w:ascii="Calibri" w:hAnsi="Calibri" w:cs="SimHei" w:hint="eastAsia"/>
                              <w:bCs/>
                              <w:color w:val="000000"/>
                              <w:sz w:val="15"/>
                              <w:szCs w:val="15"/>
                            </w:rPr>
                            <w:t>RP2024043550</w:t>
                          </w:r>
                          <w:r w:rsidR="000641EA" w:rsidRPr="000641EA">
                            <w:rPr>
                              <w:rFonts w:ascii="Calibri" w:hAnsi="Calibri" w:cs="SimHei" w:hint="eastAsia"/>
                              <w:bCs/>
                              <w:color w:val="000000"/>
                              <w:sz w:val="15"/>
                              <w:szCs w:val="15"/>
                            </w:rPr>
                            <w:t>）</w:t>
                          </w:r>
                        </w:p>
                        <w:p w14:paraId="176F0E2D" w14:textId="1C53F04C" w:rsidR="00EB0D44" w:rsidRDefault="000641EA" w:rsidP="004B3603">
                          <w:pPr>
                            <w:spacing w:after="62" w:line="240" w:lineRule="exact"/>
                            <w:rPr>
                              <w:rFonts w:ascii="Calibri" w:hAnsi="Calibri" w:cs="SimHei"/>
                              <w:bCs/>
                              <w:spacing w:val="4"/>
                              <w:sz w:val="15"/>
                              <w:szCs w:val="15"/>
                            </w:rPr>
                          </w:pPr>
                          <w:r>
                            <w:rPr>
                              <w:rFonts w:ascii="Calibri" w:hAnsi="Calibri" w:cs="SimHei" w:hint="eastAsia"/>
                              <w:b/>
                              <w:bCs/>
                              <w:sz w:val="15"/>
                              <w:szCs w:val="15"/>
                            </w:rPr>
                            <w:t>第一</w:t>
                          </w:r>
                          <w:r w:rsidR="00EB0D44">
                            <w:rPr>
                              <w:rFonts w:ascii="Calibri" w:hAnsi="Calibri" w:cs="SimHei" w:hint="eastAsia"/>
                              <w:b/>
                              <w:bCs/>
                              <w:sz w:val="15"/>
                              <w:szCs w:val="15"/>
                            </w:rPr>
                            <w:t>作者：</w:t>
                          </w:r>
                          <w:r>
                            <w:rPr>
                              <w:rFonts w:ascii="Calibri" w:hAnsi="Calibri" w:cs="SimHei" w:hint="eastAsia"/>
                              <w:bCs/>
                              <w:sz w:val="15"/>
                              <w:szCs w:val="15"/>
                            </w:rPr>
                            <w:t>李奇涛（</w:t>
                          </w:r>
                          <w:r>
                            <w:rPr>
                              <w:rFonts w:ascii="Calibri" w:hAnsi="Calibri" w:cs="SimHei" w:hint="eastAsia"/>
                              <w:bCs/>
                              <w:sz w:val="15"/>
                              <w:szCs w:val="15"/>
                            </w:rPr>
                            <w:t>1987-</w:t>
                          </w:r>
                          <w:r>
                            <w:rPr>
                              <w:rFonts w:ascii="Calibri" w:hAnsi="Calibri" w:cs="SimHei" w:hint="eastAsia"/>
                              <w:bCs/>
                              <w:sz w:val="15"/>
                              <w:szCs w:val="15"/>
                            </w:rPr>
                            <w:t>），</w:t>
                          </w:r>
                          <w:r w:rsidRPr="000641EA">
                            <w:rPr>
                              <w:rFonts w:ascii="Calibri" w:hAnsi="Calibri" w:cs="SimHei" w:hint="eastAsia"/>
                              <w:bCs/>
                              <w:sz w:val="15"/>
                              <w:szCs w:val="15"/>
                            </w:rPr>
                            <w:t>本科</w:t>
                          </w:r>
                          <w:r>
                            <w:rPr>
                              <w:rFonts w:ascii="Calibri" w:hAnsi="Calibri" w:cs="SimHei" w:hint="eastAsia"/>
                              <w:bCs/>
                              <w:sz w:val="15"/>
                              <w:szCs w:val="15"/>
                            </w:rPr>
                            <w:t>，</w:t>
                          </w:r>
                          <w:r w:rsidRPr="000641EA">
                            <w:rPr>
                              <w:rFonts w:ascii="Calibri" w:hAnsi="Calibri" w:cs="SimHei" w:hint="eastAsia"/>
                              <w:bCs/>
                              <w:sz w:val="15"/>
                              <w:szCs w:val="15"/>
                            </w:rPr>
                            <w:t>高级工程师</w:t>
                          </w:r>
                          <w:r>
                            <w:rPr>
                              <w:rFonts w:ascii="Calibri" w:hAnsi="Calibri" w:cs="SimHei" w:hint="eastAsia"/>
                              <w:bCs/>
                              <w:sz w:val="15"/>
                              <w:szCs w:val="15"/>
                            </w:rPr>
                            <w:t>，主要</w:t>
                          </w:r>
                          <w:r w:rsidRPr="000641EA">
                            <w:rPr>
                              <w:rFonts w:ascii="Calibri" w:hAnsi="Calibri" w:cs="SimHei" w:hint="eastAsia"/>
                              <w:bCs/>
                              <w:sz w:val="15"/>
                              <w:szCs w:val="15"/>
                            </w:rPr>
                            <w:t>从事轨道交通、桥梁施工管理工作</w:t>
                          </w:r>
                          <w:r>
                            <w:rPr>
                              <w:rFonts w:ascii="Calibri" w:hAnsi="Calibri" w:cs="SimHei" w:hint="eastAsia"/>
                              <w:bCs/>
                              <w:sz w:val="15"/>
                              <w:szCs w:val="15"/>
                            </w:rPr>
                            <w:t>，</w:t>
                          </w:r>
                          <w:r w:rsidRPr="000641EA">
                            <w:rPr>
                              <w:rFonts w:ascii="Calibri" w:hAnsi="Calibri" w:cs="SimHei"/>
                              <w:bCs/>
                              <w:sz w:val="15"/>
                              <w:szCs w:val="15"/>
                            </w:rPr>
                            <w:t>309943855@qq.com</w:t>
                          </w:r>
                          <w:r>
                            <w:rPr>
                              <w:rFonts w:ascii="Calibri" w:hAnsi="Calibri" w:cs="SimHei"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SimHei" w:hint="eastAsia"/>
                              <w:bCs/>
                              <w:spacing w:val="4"/>
                              <w:sz w:val="15"/>
                              <w:szCs w:val="15"/>
                            </w:rPr>
                            <w:t>通讯作者：徐金峰（</w:t>
                          </w:r>
                          <w:r>
                            <w:rPr>
                              <w:rFonts w:ascii="Calibri" w:hAnsi="Calibri" w:cs="SimHei" w:hint="eastAsia"/>
                              <w:bCs/>
                              <w:spacing w:val="4"/>
                              <w:sz w:val="15"/>
                              <w:szCs w:val="15"/>
                            </w:rPr>
                            <w:t>1996-</w:t>
                          </w:r>
                          <w:r>
                            <w:rPr>
                              <w:rFonts w:ascii="Calibri" w:hAnsi="Calibri" w:cs="SimHei" w:hint="eastAsia"/>
                              <w:bCs/>
                              <w:spacing w:val="4"/>
                              <w:sz w:val="15"/>
                              <w:szCs w:val="15"/>
                            </w:rPr>
                            <w:t>），博士，副教授，主要从事隧道及地下工程方面的研究工作，</w:t>
                          </w:r>
                          <w:r>
                            <w:rPr>
                              <w:rFonts w:ascii="Calibri" w:hAnsi="Calibri" w:cs="SimHei" w:hint="eastAsia"/>
                              <w:bCs/>
                              <w:spacing w:val="4"/>
                              <w:sz w:val="15"/>
                              <w:szCs w:val="15"/>
                            </w:rPr>
                            <w:t>2731037881@qq.com</w:t>
                          </w:r>
                          <w:r>
                            <w:rPr>
                              <w:rFonts w:ascii="Calibri" w:hAnsi="Calibri" w:cs="SimHei"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134972F1"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EE114B">
                      <w:rPr>
                        <w:rFonts w:hint="eastAsia"/>
                        <w:bCs/>
                        <w:sz w:val="15"/>
                        <w:szCs w:val="15"/>
                      </w:rPr>
                      <w:t>2</w:t>
                    </w:r>
                    <w:r w:rsidRPr="00622CA3">
                      <w:rPr>
                        <w:bCs/>
                        <w:sz w:val="15"/>
                        <w:szCs w:val="15"/>
                      </w:rPr>
                      <w:t>月</w:t>
                    </w:r>
                    <w:r w:rsidR="00B677AF">
                      <w:rPr>
                        <w:rFonts w:hint="eastAsia"/>
                        <w:bCs/>
                        <w:sz w:val="15"/>
                        <w:szCs w:val="15"/>
                      </w:rPr>
                      <w:t>13</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hint="eastAsia"/>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hint="eastAsia"/>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v:textbox>
              <w10:wrap type="topAndBottom" anchorx="margin" anchory="margin"/>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A1AE" w14:textId="77777777" w:rsidR="00EB0D44" w:rsidRDefault="00EB0D44">
    <w:pPr>
      <w:snapToGrid w:val="0"/>
      <w:ind w:leftChars="200" w:left="420" w:rightChars="200" w:right="420"/>
      <w:jc w:val="left"/>
      <w:rPr>
        <w:rFonts w:ascii="Calibri" w:hAnsi="Calibri" w:cs="SimHe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Footer"/>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Footer"/>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Footer"/>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Footer"/>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Hyperlink"/>
          <w:rFonts w:hint="eastAsia"/>
          <w:sz w:val="15"/>
          <w:szCs w:val="15"/>
        </w:rPr>
        <w:t>512218765@qq.com</w:t>
      </w:r>
    </w:hyperlink>
  </w:p>
  <w:p w14:paraId="22C4CE4E" w14:textId="77777777" w:rsidR="00EB0D44" w:rsidRDefault="00EB0D44">
    <w:pPr>
      <w:pStyle w:val="Footer"/>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DC30" w14:textId="77777777" w:rsidR="001D2B33" w:rsidRDefault="001D2B33">
      <w:r>
        <w:separator/>
      </w:r>
    </w:p>
  </w:footnote>
  <w:footnote w:type="continuationSeparator" w:id="0">
    <w:p w14:paraId="539A9C1F" w14:textId="77777777" w:rsidR="001D2B33" w:rsidRDefault="001D2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SimHei"/>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SimHei" w:hint="eastAsia"/>
        <w:sz w:val="18"/>
        <w:szCs w:val="18"/>
      </w:rPr>
      <w:tab/>
    </w:r>
    <w:r>
      <w:rPr>
        <w:rFonts w:ascii="Calibri" w:hAnsi="Calibri" w:cs="SimHei" w:hint="eastAsia"/>
        <w:sz w:val="18"/>
        <w:szCs w:val="18"/>
      </w:rPr>
      <w:tab/>
    </w:r>
    <w:r>
      <w:rPr>
        <w:rFonts w:ascii="Calibri" w:hAnsi="Calibri" w:cs="SimHei"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07D" w14:textId="77777777" w:rsidR="00EB0D44" w:rsidRDefault="00EB0D44">
    <w:pPr>
      <w:pBdr>
        <w:bottom w:val="single" w:sz="6" w:space="1" w:color="auto"/>
      </w:pBdr>
      <w:tabs>
        <w:tab w:val="right" w:pos="9638"/>
      </w:tabs>
      <w:snapToGrid w:val="0"/>
      <w:rPr>
        <w:rFonts w:ascii="Calibri" w:hAnsi="Calibri" w:cs="SimHei"/>
        <w:sz w:val="18"/>
        <w:szCs w:val="18"/>
      </w:rPr>
    </w:pPr>
    <w:r>
      <w:rPr>
        <w:rFonts w:ascii="Calibri" w:hAnsi="Calibri" w:cs="SimHei" w:hint="eastAsia"/>
        <w:sz w:val="18"/>
        <w:szCs w:val="18"/>
      </w:rPr>
      <w:t>第</w:t>
    </w:r>
    <w:r>
      <w:rPr>
        <w:rFonts w:ascii="Calibri" w:hAnsi="Calibri" w:cs="SimHei" w:hint="eastAsia"/>
        <w:sz w:val="18"/>
        <w:szCs w:val="18"/>
      </w:rPr>
      <w:t>X</w:t>
    </w:r>
    <w:r>
      <w:rPr>
        <w:rFonts w:ascii="Calibri" w:hAnsi="Calibri" w:cs="SimHei" w:hint="eastAsia"/>
        <w:sz w:val="18"/>
        <w:szCs w:val="18"/>
      </w:rPr>
      <w:t>期</w:t>
    </w:r>
    <w:r>
      <w:rPr>
        <w:rFonts w:ascii="Calibri" w:hAnsi="Calibri" w:cs="SimHei" w:hint="eastAsia"/>
        <w:sz w:val="18"/>
        <w:szCs w:val="18"/>
      </w:rPr>
      <w:t xml:space="preserve">                                     </w:t>
    </w:r>
    <w:r>
      <w:rPr>
        <w:rFonts w:ascii="Calibri" w:hAnsi="Calibri" w:cs="SimHei" w:hint="eastAsia"/>
        <w:sz w:val="18"/>
        <w:szCs w:val="18"/>
      </w:rPr>
      <w:t>第一</w:t>
    </w:r>
    <w:r>
      <w:rPr>
        <w:rFonts w:ascii="Calibri" w:hAnsi="Calibri" w:cs="SimHei"/>
        <w:sz w:val="18"/>
        <w:szCs w:val="18"/>
      </w:rPr>
      <w:t>作者，等：文章名</w:t>
    </w:r>
    <w:r>
      <w:rPr>
        <w:rFonts w:ascii="Calibri" w:hAnsi="Calibri" w:cs="SimHei"/>
        <w:sz w:val="18"/>
        <w:szCs w:val="18"/>
      </w:rPr>
      <w:tab/>
    </w:r>
    <w:r>
      <w:rPr>
        <w:rFonts w:ascii="Calibri" w:hAnsi="Calibri" w:cs="SimHei"/>
        <w:sz w:val="18"/>
        <w:szCs w:val="18"/>
      </w:rPr>
      <w:tab/>
    </w:r>
    <w:r>
      <w:rPr>
        <w:rFonts w:cs="Times New Roman"/>
        <w:sz w:val="18"/>
        <w:szCs w:val="18"/>
        <w:lang w:val="zh-C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FE3"/>
    <w:multiLevelType w:val="hybridMultilevel"/>
    <w:tmpl w:val="035EAE94"/>
    <w:lvl w:ilvl="0" w:tplc="F69C4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EBE0DB4"/>
    <w:multiLevelType w:val="hybridMultilevel"/>
    <w:tmpl w:val="D33077CC"/>
    <w:lvl w:ilvl="0" w:tplc="B5D0783A">
      <w:start w:val="1"/>
      <w:numFmt w:val="decimal"/>
      <w:lvlText w:val="[%1]"/>
      <w:lvlJc w:val="left"/>
      <w:pPr>
        <w:ind w:left="420" w:hanging="420"/>
      </w:pPr>
      <w:rPr>
        <w:rFonts w:ascii="Times New Roman" w:eastAsia="SimSun"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85997"/>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907735"/>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1"/>
  </w:num>
  <w:num w:numId="2" w16cid:durableId="15818518">
    <w:abstractNumId w:val="2"/>
  </w:num>
  <w:num w:numId="3" w16cid:durableId="754741117">
    <w:abstractNumId w:val="4"/>
  </w:num>
  <w:num w:numId="4" w16cid:durableId="674108593">
    <w:abstractNumId w:val="0"/>
  </w:num>
  <w:num w:numId="5" w16cid:durableId="7545941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rson w15:author="金峰 徐">
    <w15:presenceInfo w15:providerId="Windows Live" w15:userId="6977937f326730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trackRevisions/>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2C45"/>
    <w:rsid w:val="00005723"/>
    <w:rsid w:val="00010421"/>
    <w:rsid w:val="00015EF6"/>
    <w:rsid w:val="0002253C"/>
    <w:rsid w:val="00026882"/>
    <w:rsid w:val="00031817"/>
    <w:rsid w:val="000328BD"/>
    <w:rsid w:val="000372E8"/>
    <w:rsid w:val="00044927"/>
    <w:rsid w:val="000506BB"/>
    <w:rsid w:val="0005110E"/>
    <w:rsid w:val="00051B3B"/>
    <w:rsid w:val="0005352F"/>
    <w:rsid w:val="0005448C"/>
    <w:rsid w:val="00055282"/>
    <w:rsid w:val="0006135D"/>
    <w:rsid w:val="00061A89"/>
    <w:rsid w:val="00062FFA"/>
    <w:rsid w:val="000635C0"/>
    <w:rsid w:val="000641EA"/>
    <w:rsid w:val="00070DF5"/>
    <w:rsid w:val="00083ACE"/>
    <w:rsid w:val="000861FB"/>
    <w:rsid w:val="00087FEA"/>
    <w:rsid w:val="0009507D"/>
    <w:rsid w:val="00096CAA"/>
    <w:rsid w:val="000A240D"/>
    <w:rsid w:val="000A79F1"/>
    <w:rsid w:val="000B57C0"/>
    <w:rsid w:val="000C06BF"/>
    <w:rsid w:val="000C312E"/>
    <w:rsid w:val="000D051A"/>
    <w:rsid w:val="000D2E5B"/>
    <w:rsid w:val="000D6244"/>
    <w:rsid w:val="000D68D9"/>
    <w:rsid w:val="000E1DFE"/>
    <w:rsid w:val="000E6DF1"/>
    <w:rsid w:val="000F7F90"/>
    <w:rsid w:val="00103BBB"/>
    <w:rsid w:val="00110523"/>
    <w:rsid w:val="001116D9"/>
    <w:rsid w:val="00116748"/>
    <w:rsid w:val="001172C5"/>
    <w:rsid w:val="00120883"/>
    <w:rsid w:val="00120FF9"/>
    <w:rsid w:val="00121567"/>
    <w:rsid w:val="00121A14"/>
    <w:rsid w:val="00123587"/>
    <w:rsid w:val="001268BF"/>
    <w:rsid w:val="001310A5"/>
    <w:rsid w:val="00134306"/>
    <w:rsid w:val="001345DA"/>
    <w:rsid w:val="00134E23"/>
    <w:rsid w:val="00144126"/>
    <w:rsid w:val="00156FFA"/>
    <w:rsid w:val="00157CC3"/>
    <w:rsid w:val="00162403"/>
    <w:rsid w:val="001700CF"/>
    <w:rsid w:val="001744FD"/>
    <w:rsid w:val="00176181"/>
    <w:rsid w:val="00177638"/>
    <w:rsid w:val="0018539C"/>
    <w:rsid w:val="00187616"/>
    <w:rsid w:val="001B4767"/>
    <w:rsid w:val="001C25FD"/>
    <w:rsid w:val="001C3638"/>
    <w:rsid w:val="001C6844"/>
    <w:rsid w:val="001D22FA"/>
    <w:rsid w:val="001D2793"/>
    <w:rsid w:val="001D2B33"/>
    <w:rsid w:val="001D377C"/>
    <w:rsid w:val="001D7529"/>
    <w:rsid w:val="001E3ABA"/>
    <w:rsid w:val="001E569B"/>
    <w:rsid w:val="001F1CA6"/>
    <w:rsid w:val="001F2A75"/>
    <w:rsid w:val="001F57BE"/>
    <w:rsid w:val="00201D65"/>
    <w:rsid w:val="00205DEB"/>
    <w:rsid w:val="00207A72"/>
    <w:rsid w:val="0021231C"/>
    <w:rsid w:val="00212540"/>
    <w:rsid w:val="00216F81"/>
    <w:rsid w:val="00217C00"/>
    <w:rsid w:val="002205D4"/>
    <w:rsid w:val="0022062D"/>
    <w:rsid w:val="00220758"/>
    <w:rsid w:val="00227DE2"/>
    <w:rsid w:val="002314D4"/>
    <w:rsid w:val="00233000"/>
    <w:rsid w:val="0023405C"/>
    <w:rsid w:val="00234638"/>
    <w:rsid w:val="00234C7B"/>
    <w:rsid w:val="0023575B"/>
    <w:rsid w:val="00236AE8"/>
    <w:rsid w:val="00237059"/>
    <w:rsid w:val="00237587"/>
    <w:rsid w:val="00242DF0"/>
    <w:rsid w:val="002430A0"/>
    <w:rsid w:val="002470CB"/>
    <w:rsid w:val="00250518"/>
    <w:rsid w:val="00252B99"/>
    <w:rsid w:val="002566BE"/>
    <w:rsid w:val="00256B77"/>
    <w:rsid w:val="0026769C"/>
    <w:rsid w:val="00272257"/>
    <w:rsid w:val="0027379A"/>
    <w:rsid w:val="00285161"/>
    <w:rsid w:val="00287FF6"/>
    <w:rsid w:val="002928F0"/>
    <w:rsid w:val="00292E97"/>
    <w:rsid w:val="002A19E3"/>
    <w:rsid w:val="002A48CF"/>
    <w:rsid w:val="002A52B8"/>
    <w:rsid w:val="002A5589"/>
    <w:rsid w:val="002A6EED"/>
    <w:rsid w:val="002B0D88"/>
    <w:rsid w:val="002B1697"/>
    <w:rsid w:val="002B7647"/>
    <w:rsid w:val="002C7F9E"/>
    <w:rsid w:val="002D32DB"/>
    <w:rsid w:val="002E2038"/>
    <w:rsid w:val="002E237A"/>
    <w:rsid w:val="002E73D7"/>
    <w:rsid w:val="002F1056"/>
    <w:rsid w:val="002F2227"/>
    <w:rsid w:val="002F3E76"/>
    <w:rsid w:val="002F6C58"/>
    <w:rsid w:val="002F7FD9"/>
    <w:rsid w:val="00300953"/>
    <w:rsid w:val="00301F22"/>
    <w:rsid w:val="00303829"/>
    <w:rsid w:val="00304E26"/>
    <w:rsid w:val="00304EDA"/>
    <w:rsid w:val="0030753E"/>
    <w:rsid w:val="003076B6"/>
    <w:rsid w:val="00324508"/>
    <w:rsid w:val="0032571F"/>
    <w:rsid w:val="003349F8"/>
    <w:rsid w:val="003357E3"/>
    <w:rsid w:val="00353483"/>
    <w:rsid w:val="0035659C"/>
    <w:rsid w:val="00360C52"/>
    <w:rsid w:val="00360F25"/>
    <w:rsid w:val="00360F4F"/>
    <w:rsid w:val="00361683"/>
    <w:rsid w:val="0036571B"/>
    <w:rsid w:val="00377E12"/>
    <w:rsid w:val="00381112"/>
    <w:rsid w:val="0038131F"/>
    <w:rsid w:val="00381E69"/>
    <w:rsid w:val="0039049A"/>
    <w:rsid w:val="00390E97"/>
    <w:rsid w:val="003931EE"/>
    <w:rsid w:val="003A64DA"/>
    <w:rsid w:val="003A65E4"/>
    <w:rsid w:val="003A6607"/>
    <w:rsid w:val="003A77BC"/>
    <w:rsid w:val="003B1C4B"/>
    <w:rsid w:val="003B2840"/>
    <w:rsid w:val="003B6025"/>
    <w:rsid w:val="003C1DB1"/>
    <w:rsid w:val="003D2E56"/>
    <w:rsid w:val="003D56F8"/>
    <w:rsid w:val="003E2CB7"/>
    <w:rsid w:val="003E2E7A"/>
    <w:rsid w:val="003E3977"/>
    <w:rsid w:val="003E45F6"/>
    <w:rsid w:val="003F180D"/>
    <w:rsid w:val="003F3265"/>
    <w:rsid w:val="003F5657"/>
    <w:rsid w:val="003F7908"/>
    <w:rsid w:val="00400237"/>
    <w:rsid w:val="00401205"/>
    <w:rsid w:val="00410C36"/>
    <w:rsid w:val="0041313E"/>
    <w:rsid w:val="004172D2"/>
    <w:rsid w:val="0042051D"/>
    <w:rsid w:val="00420D5E"/>
    <w:rsid w:val="0042154C"/>
    <w:rsid w:val="004235D7"/>
    <w:rsid w:val="004255BE"/>
    <w:rsid w:val="00431697"/>
    <w:rsid w:val="00431E81"/>
    <w:rsid w:val="00431FD4"/>
    <w:rsid w:val="0043333F"/>
    <w:rsid w:val="00433665"/>
    <w:rsid w:val="004415C6"/>
    <w:rsid w:val="00441DA5"/>
    <w:rsid w:val="004479E8"/>
    <w:rsid w:val="00453AAA"/>
    <w:rsid w:val="0045753C"/>
    <w:rsid w:val="00460189"/>
    <w:rsid w:val="00461E98"/>
    <w:rsid w:val="00462077"/>
    <w:rsid w:val="0046362C"/>
    <w:rsid w:val="00465560"/>
    <w:rsid w:val="004657CA"/>
    <w:rsid w:val="00467599"/>
    <w:rsid w:val="0047392C"/>
    <w:rsid w:val="00473DF1"/>
    <w:rsid w:val="00474BCB"/>
    <w:rsid w:val="00477AAA"/>
    <w:rsid w:val="00480CC2"/>
    <w:rsid w:val="004823F3"/>
    <w:rsid w:val="00482AC1"/>
    <w:rsid w:val="0048462E"/>
    <w:rsid w:val="00484BCC"/>
    <w:rsid w:val="00491882"/>
    <w:rsid w:val="00494789"/>
    <w:rsid w:val="0049787F"/>
    <w:rsid w:val="004A2C5C"/>
    <w:rsid w:val="004A2CE6"/>
    <w:rsid w:val="004A2D62"/>
    <w:rsid w:val="004A430E"/>
    <w:rsid w:val="004A7D6C"/>
    <w:rsid w:val="004B084D"/>
    <w:rsid w:val="004B1CFF"/>
    <w:rsid w:val="004B3603"/>
    <w:rsid w:val="004B3FA0"/>
    <w:rsid w:val="004C09D9"/>
    <w:rsid w:val="004C46E9"/>
    <w:rsid w:val="004C7612"/>
    <w:rsid w:val="004D374F"/>
    <w:rsid w:val="004D5224"/>
    <w:rsid w:val="004D7C46"/>
    <w:rsid w:val="004E10E9"/>
    <w:rsid w:val="004E5767"/>
    <w:rsid w:val="004E6DED"/>
    <w:rsid w:val="004F44AC"/>
    <w:rsid w:val="004F6E50"/>
    <w:rsid w:val="005024AD"/>
    <w:rsid w:val="00511179"/>
    <w:rsid w:val="00517696"/>
    <w:rsid w:val="00520D38"/>
    <w:rsid w:val="00523C7A"/>
    <w:rsid w:val="005253C9"/>
    <w:rsid w:val="00526433"/>
    <w:rsid w:val="0053040C"/>
    <w:rsid w:val="00532334"/>
    <w:rsid w:val="005426BA"/>
    <w:rsid w:val="00545274"/>
    <w:rsid w:val="0055208E"/>
    <w:rsid w:val="00553D98"/>
    <w:rsid w:val="005609AB"/>
    <w:rsid w:val="00561316"/>
    <w:rsid w:val="00561343"/>
    <w:rsid w:val="00562D5E"/>
    <w:rsid w:val="00565399"/>
    <w:rsid w:val="00565B46"/>
    <w:rsid w:val="00565F91"/>
    <w:rsid w:val="00571BEE"/>
    <w:rsid w:val="005768E1"/>
    <w:rsid w:val="00581D40"/>
    <w:rsid w:val="00582294"/>
    <w:rsid w:val="00582317"/>
    <w:rsid w:val="0058364C"/>
    <w:rsid w:val="00584D01"/>
    <w:rsid w:val="00591074"/>
    <w:rsid w:val="00593683"/>
    <w:rsid w:val="00594443"/>
    <w:rsid w:val="00594CF4"/>
    <w:rsid w:val="00596745"/>
    <w:rsid w:val="005A1B79"/>
    <w:rsid w:val="005A631A"/>
    <w:rsid w:val="005A6E18"/>
    <w:rsid w:val="005B02E4"/>
    <w:rsid w:val="005B130B"/>
    <w:rsid w:val="005B6F19"/>
    <w:rsid w:val="005B6FF6"/>
    <w:rsid w:val="005C0FBF"/>
    <w:rsid w:val="005C1017"/>
    <w:rsid w:val="005D1819"/>
    <w:rsid w:val="005D59A5"/>
    <w:rsid w:val="005D64FB"/>
    <w:rsid w:val="005E044D"/>
    <w:rsid w:val="005E1DD1"/>
    <w:rsid w:val="005E31A3"/>
    <w:rsid w:val="005E6E59"/>
    <w:rsid w:val="005E7ECD"/>
    <w:rsid w:val="005F5807"/>
    <w:rsid w:val="00600890"/>
    <w:rsid w:val="00601783"/>
    <w:rsid w:val="0060253C"/>
    <w:rsid w:val="00603FFE"/>
    <w:rsid w:val="00605BC8"/>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4AE7"/>
    <w:rsid w:val="00686C81"/>
    <w:rsid w:val="00691805"/>
    <w:rsid w:val="00692803"/>
    <w:rsid w:val="006930F0"/>
    <w:rsid w:val="006A35F2"/>
    <w:rsid w:val="006A3740"/>
    <w:rsid w:val="006A6DF8"/>
    <w:rsid w:val="006B1750"/>
    <w:rsid w:val="006B3418"/>
    <w:rsid w:val="006B470F"/>
    <w:rsid w:val="006B4EF9"/>
    <w:rsid w:val="006C444A"/>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49A0"/>
    <w:rsid w:val="00747431"/>
    <w:rsid w:val="00753E98"/>
    <w:rsid w:val="00754BCB"/>
    <w:rsid w:val="007609C2"/>
    <w:rsid w:val="007618F2"/>
    <w:rsid w:val="00761EB3"/>
    <w:rsid w:val="00762E94"/>
    <w:rsid w:val="007665B0"/>
    <w:rsid w:val="007676DA"/>
    <w:rsid w:val="00772BF8"/>
    <w:rsid w:val="007745E9"/>
    <w:rsid w:val="007776A5"/>
    <w:rsid w:val="00790050"/>
    <w:rsid w:val="00793F97"/>
    <w:rsid w:val="007A25E7"/>
    <w:rsid w:val="007A4335"/>
    <w:rsid w:val="007B2262"/>
    <w:rsid w:val="007C405C"/>
    <w:rsid w:val="007D5ADC"/>
    <w:rsid w:val="007E125F"/>
    <w:rsid w:val="007E2149"/>
    <w:rsid w:val="007E2E84"/>
    <w:rsid w:val="007F1145"/>
    <w:rsid w:val="007F1E65"/>
    <w:rsid w:val="007F2B88"/>
    <w:rsid w:val="007F3A3B"/>
    <w:rsid w:val="007F3DD8"/>
    <w:rsid w:val="00800B20"/>
    <w:rsid w:val="00806526"/>
    <w:rsid w:val="00806AFB"/>
    <w:rsid w:val="008073ED"/>
    <w:rsid w:val="00813277"/>
    <w:rsid w:val="008142CF"/>
    <w:rsid w:val="00816C61"/>
    <w:rsid w:val="00817447"/>
    <w:rsid w:val="0082147A"/>
    <w:rsid w:val="00827B5D"/>
    <w:rsid w:val="008311EB"/>
    <w:rsid w:val="00832F1A"/>
    <w:rsid w:val="0083479B"/>
    <w:rsid w:val="0083628B"/>
    <w:rsid w:val="00842B9F"/>
    <w:rsid w:val="008431A9"/>
    <w:rsid w:val="00844762"/>
    <w:rsid w:val="00844DD0"/>
    <w:rsid w:val="0084558C"/>
    <w:rsid w:val="00845B5D"/>
    <w:rsid w:val="00846943"/>
    <w:rsid w:val="00857528"/>
    <w:rsid w:val="008578ED"/>
    <w:rsid w:val="0085792C"/>
    <w:rsid w:val="00860385"/>
    <w:rsid w:val="00860B6A"/>
    <w:rsid w:val="00862242"/>
    <w:rsid w:val="008713A4"/>
    <w:rsid w:val="0087291F"/>
    <w:rsid w:val="00880A59"/>
    <w:rsid w:val="008908EC"/>
    <w:rsid w:val="00893941"/>
    <w:rsid w:val="00894383"/>
    <w:rsid w:val="008974B2"/>
    <w:rsid w:val="008A3918"/>
    <w:rsid w:val="008A6C73"/>
    <w:rsid w:val="008A7351"/>
    <w:rsid w:val="008B0DED"/>
    <w:rsid w:val="008B3E33"/>
    <w:rsid w:val="008B5382"/>
    <w:rsid w:val="008B5DEC"/>
    <w:rsid w:val="008B729B"/>
    <w:rsid w:val="008B7AA2"/>
    <w:rsid w:val="008B7AEF"/>
    <w:rsid w:val="008C1F1C"/>
    <w:rsid w:val="008C6824"/>
    <w:rsid w:val="008D48B1"/>
    <w:rsid w:val="008D7CE8"/>
    <w:rsid w:val="008E6C75"/>
    <w:rsid w:val="008F7866"/>
    <w:rsid w:val="008F7FFA"/>
    <w:rsid w:val="009025C3"/>
    <w:rsid w:val="00903E1F"/>
    <w:rsid w:val="00905D99"/>
    <w:rsid w:val="00906A73"/>
    <w:rsid w:val="00911C9F"/>
    <w:rsid w:val="0091665A"/>
    <w:rsid w:val="00916F63"/>
    <w:rsid w:val="00917BCF"/>
    <w:rsid w:val="00922D27"/>
    <w:rsid w:val="00926915"/>
    <w:rsid w:val="00926D12"/>
    <w:rsid w:val="00930CC5"/>
    <w:rsid w:val="00931E90"/>
    <w:rsid w:val="00935745"/>
    <w:rsid w:val="009378FC"/>
    <w:rsid w:val="0094008B"/>
    <w:rsid w:val="00941D32"/>
    <w:rsid w:val="00944399"/>
    <w:rsid w:val="009443E2"/>
    <w:rsid w:val="0094554B"/>
    <w:rsid w:val="00946EC7"/>
    <w:rsid w:val="00950C52"/>
    <w:rsid w:val="009531A8"/>
    <w:rsid w:val="00953AE8"/>
    <w:rsid w:val="009542E0"/>
    <w:rsid w:val="009656B9"/>
    <w:rsid w:val="009706EB"/>
    <w:rsid w:val="00971D6B"/>
    <w:rsid w:val="009749EE"/>
    <w:rsid w:val="0097704D"/>
    <w:rsid w:val="00984D58"/>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E2F75"/>
    <w:rsid w:val="009F675A"/>
    <w:rsid w:val="00A065A5"/>
    <w:rsid w:val="00A078E3"/>
    <w:rsid w:val="00A07970"/>
    <w:rsid w:val="00A11060"/>
    <w:rsid w:val="00A16398"/>
    <w:rsid w:val="00A16815"/>
    <w:rsid w:val="00A20B44"/>
    <w:rsid w:val="00A239C6"/>
    <w:rsid w:val="00A25666"/>
    <w:rsid w:val="00A32A6D"/>
    <w:rsid w:val="00A33202"/>
    <w:rsid w:val="00A34EF3"/>
    <w:rsid w:val="00A35D15"/>
    <w:rsid w:val="00A370F7"/>
    <w:rsid w:val="00A375DA"/>
    <w:rsid w:val="00A4423E"/>
    <w:rsid w:val="00A4522C"/>
    <w:rsid w:val="00A45CB8"/>
    <w:rsid w:val="00A53221"/>
    <w:rsid w:val="00A54CD6"/>
    <w:rsid w:val="00A659F7"/>
    <w:rsid w:val="00A66BB6"/>
    <w:rsid w:val="00A732EC"/>
    <w:rsid w:val="00A73629"/>
    <w:rsid w:val="00A801F3"/>
    <w:rsid w:val="00A82BB6"/>
    <w:rsid w:val="00A83B72"/>
    <w:rsid w:val="00A8622F"/>
    <w:rsid w:val="00A92D89"/>
    <w:rsid w:val="00A939B7"/>
    <w:rsid w:val="00A93E6F"/>
    <w:rsid w:val="00A9473E"/>
    <w:rsid w:val="00AA0C54"/>
    <w:rsid w:val="00AA2B0F"/>
    <w:rsid w:val="00AA375B"/>
    <w:rsid w:val="00AA7E38"/>
    <w:rsid w:val="00AB11C6"/>
    <w:rsid w:val="00AB37F2"/>
    <w:rsid w:val="00AC504F"/>
    <w:rsid w:val="00AC51A4"/>
    <w:rsid w:val="00AC63B4"/>
    <w:rsid w:val="00AD43A6"/>
    <w:rsid w:val="00AE18AC"/>
    <w:rsid w:val="00AF10C0"/>
    <w:rsid w:val="00AF55DA"/>
    <w:rsid w:val="00B0267B"/>
    <w:rsid w:val="00B0779B"/>
    <w:rsid w:val="00B1637E"/>
    <w:rsid w:val="00B166A1"/>
    <w:rsid w:val="00B16A0C"/>
    <w:rsid w:val="00B23257"/>
    <w:rsid w:val="00B2462B"/>
    <w:rsid w:val="00B271AE"/>
    <w:rsid w:val="00B274AA"/>
    <w:rsid w:val="00B34959"/>
    <w:rsid w:val="00B43CEE"/>
    <w:rsid w:val="00B4554D"/>
    <w:rsid w:val="00B46CCC"/>
    <w:rsid w:val="00B47CF2"/>
    <w:rsid w:val="00B55ABE"/>
    <w:rsid w:val="00B56F63"/>
    <w:rsid w:val="00B61F0A"/>
    <w:rsid w:val="00B623CF"/>
    <w:rsid w:val="00B63AD3"/>
    <w:rsid w:val="00B677AF"/>
    <w:rsid w:val="00B704F6"/>
    <w:rsid w:val="00B7326D"/>
    <w:rsid w:val="00B75785"/>
    <w:rsid w:val="00B75DF9"/>
    <w:rsid w:val="00B7772D"/>
    <w:rsid w:val="00B9454A"/>
    <w:rsid w:val="00B94588"/>
    <w:rsid w:val="00B94AE2"/>
    <w:rsid w:val="00B94EC3"/>
    <w:rsid w:val="00B96F62"/>
    <w:rsid w:val="00BA28CC"/>
    <w:rsid w:val="00BA499A"/>
    <w:rsid w:val="00BA6E14"/>
    <w:rsid w:val="00BA6EFE"/>
    <w:rsid w:val="00BB4887"/>
    <w:rsid w:val="00BC4339"/>
    <w:rsid w:val="00BC64A4"/>
    <w:rsid w:val="00BC78A5"/>
    <w:rsid w:val="00BD37F1"/>
    <w:rsid w:val="00BD4539"/>
    <w:rsid w:val="00BD4CD3"/>
    <w:rsid w:val="00BD6FD3"/>
    <w:rsid w:val="00BD74BD"/>
    <w:rsid w:val="00BE0DC9"/>
    <w:rsid w:val="00BE44BD"/>
    <w:rsid w:val="00BE4D4B"/>
    <w:rsid w:val="00BF6C26"/>
    <w:rsid w:val="00C0225B"/>
    <w:rsid w:val="00C03C31"/>
    <w:rsid w:val="00C11184"/>
    <w:rsid w:val="00C143F4"/>
    <w:rsid w:val="00C22694"/>
    <w:rsid w:val="00C32A37"/>
    <w:rsid w:val="00C354B1"/>
    <w:rsid w:val="00C43D38"/>
    <w:rsid w:val="00C541EB"/>
    <w:rsid w:val="00C57C34"/>
    <w:rsid w:val="00C60C8E"/>
    <w:rsid w:val="00C63472"/>
    <w:rsid w:val="00C639D1"/>
    <w:rsid w:val="00C652C3"/>
    <w:rsid w:val="00C7027C"/>
    <w:rsid w:val="00C717BF"/>
    <w:rsid w:val="00C71881"/>
    <w:rsid w:val="00C7674D"/>
    <w:rsid w:val="00C82E68"/>
    <w:rsid w:val="00C85F6A"/>
    <w:rsid w:val="00C8749B"/>
    <w:rsid w:val="00C96D12"/>
    <w:rsid w:val="00C97960"/>
    <w:rsid w:val="00CA2725"/>
    <w:rsid w:val="00CA572B"/>
    <w:rsid w:val="00CA5886"/>
    <w:rsid w:val="00CB2C96"/>
    <w:rsid w:val="00CB53DD"/>
    <w:rsid w:val="00CC0118"/>
    <w:rsid w:val="00CC2633"/>
    <w:rsid w:val="00CD0E58"/>
    <w:rsid w:val="00CE046C"/>
    <w:rsid w:val="00CE0786"/>
    <w:rsid w:val="00CE0A12"/>
    <w:rsid w:val="00CE1464"/>
    <w:rsid w:val="00CE22F7"/>
    <w:rsid w:val="00CE306E"/>
    <w:rsid w:val="00CE4477"/>
    <w:rsid w:val="00CE550D"/>
    <w:rsid w:val="00CE6701"/>
    <w:rsid w:val="00CE70FB"/>
    <w:rsid w:val="00CF1F56"/>
    <w:rsid w:val="00CF5D3E"/>
    <w:rsid w:val="00CF6365"/>
    <w:rsid w:val="00D0098A"/>
    <w:rsid w:val="00D03258"/>
    <w:rsid w:val="00D046D6"/>
    <w:rsid w:val="00D05204"/>
    <w:rsid w:val="00D14D4B"/>
    <w:rsid w:val="00D2205A"/>
    <w:rsid w:val="00D247A2"/>
    <w:rsid w:val="00D27B98"/>
    <w:rsid w:val="00D30368"/>
    <w:rsid w:val="00D30B53"/>
    <w:rsid w:val="00D31CB5"/>
    <w:rsid w:val="00D3305A"/>
    <w:rsid w:val="00D34966"/>
    <w:rsid w:val="00D36DC6"/>
    <w:rsid w:val="00D51534"/>
    <w:rsid w:val="00D5581F"/>
    <w:rsid w:val="00D55AC0"/>
    <w:rsid w:val="00D57148"/>
    <w:rsid w:val="00D575F0"/>
    <w:rsid w:val="00D60C89"/>
    <w:rsid w:val="00D64C85"/>
    <w:rsid w:val="00D6509D"/>
    <w:rsid w:val="00D661B9"/>
    <w:rsid w:val="00D70C66"/>
    <w:rsid w:val="00D71D24"/>
    <w:rsid w:val="00D71DCC"/>
    <w:rsid w:val="00D80F40"/>
    <w:rsid w:val="00D91DD2"/>
    <w:rsid w:val="00D92A6F"/>
    <w:rsid w:val="00D9790A"/>
    <w:rsid w:val="00D97B0A"/>
    <w:rsid w:val="00DA48C2"/>
    <w:rsid w:val="00DA4BDB"/>
    <w:rsid w:val="00DA652D"/>
    <w:rsid w:val="00DA67DF"/>
    <w:rsid w:val="00DB5929"/>
    <w:rsid w:val="00DB5C58"/>
    <w:rsid w:val="00DC38DC"/>
    <w:rsid w:val="00DE079E"/>
    <w:rsid w:val="00DE1218"/>
    <w:rsid w:val="00DF57AC"/>
    <w:rsid w:val="00DF642D"/>
    <w:rsid w:val="00E0215F"/>
    <w:rsid w:val="00E0272F"/>
    <w:rsid w:val="00E031D7"/>
    <w:rsid w:val="00E14240"/>
    <w:rsid w:val="00E16BC9"/>
    <w:rsid w:val="00E32749"/>
    <w:rsid w:val="00E35998"/>
    <w:rsid w:val="00E43F44"/>
    <w:rsid w:val="00E4504B"/>
    <w:rsid w:val="00E52CBE"/>
    <w:rsid w:val="00E56671"/>
    <w:rsid w:val="00E57EA3"/>
    <w:rsid w:val="00E62675"/>
    <w:rsid w:val="00E65239"/>
    <w:rsid w:val="00E712B5"/>
    <w:rsid w:val="00E7605D"/>
    <w:rsid w:val="00E82D3C"/>
    <w:rsid w:val="00E8304B"/>
    <w:rsid w:val="00E86201"/>
    <w:rsid w:val="00E9675F"/>
    <w:rsid w:val="00EA0ECF"/>
    <w:rsid w:val="00EA55E7"/>
    <w:rsid w:val="00EB005E"/>
    <w:rsid w:val="00EB0D44"/>
    <w:rsid w:val="00EB1E51"/>
    <w:rsid w:val="00EB6C9D"/>
    <w:rsid w:val="00EC091F"/>
    <w:rsid w:val="00EC4F26"/>
    <w:rsid w:val="00EC6CBB"/>
    <w:rsid w:val="00ED04D7"/>
    <w:rsid w:val="00ED3BB0"/>
    <w:rsid w:val="00ED5113"/>
    <w:rsid w:val="00ED5BB9"/>
    <w:rsid w:val="00EE0796"/>
    <w:rsid w:val="00EE114B"/>
    <w:rsid w:val="00EE19C8"/>
    <w:rsid w:val="00EE2BCC"/>
    <w:rsid w:val="00EE545C"/>
    <w:rsid w:val="00EF272B"/>
    <w:rsid w:val="00EF74A5"/>
    <w:rsid w:val="00F00021"/>
    <w:rsid w:val="00F05BB1"/>
    <w:rsid w:val="00F1070D"/>
    <w:rsid w:val="00F11836"/>
    <w:rsid w:val="00F11A02"/>
    <w:rsid w:val="00F12D7E"/>
    <w:rsid w:val="00F14579"/>
    <w:rsid w:val="00F2015A"/>
    <w:rsid w:val="00F217DF"/>
    <w:rsid w:val="00F2746B"/>
    <w:rsid w:val="00F33131"/>
    <w:rsid w:val="00F33D74"/>
    <w:rsid w:val="00F47664"/>
    <w:rsid w:val="00F55157"/>
    <w:rsid w:val="00F574D4"/>
    <w:rsid w:val="00F62073"/>
    <w:rsid w:val="00F65898"/>
    <w:rsid w:val="00F70560"/>
    <w:rsid w:val="00F728E7"/>
    <w:rsid w:val="00F753B9"/>
    <w:rsid w:val="00F75ACB"/>
    <w:rsid w:val="00F76A89"/>
    <w:rsid w:val="00F809CB"/>
    <w:rsid w:val="00F81A96"/>
    <w:rsid w:val="00F82228"/>
    <w:rsid w:val="00F863F4"/>
    <w:rsid w:val="00F929F9"/>
    <w:rsid w:val="00FA004D"/>
    <w:rsid w:val="00FA1DBD"/>
    <w:rsid w:val="00FA3FAE"/>
    <w:rsid w:val="00FC0C51"/>
    <w:rsid w:val="00FC29DA"/>
    <w:rsid w:val="00FC2EEA"/>
    <w:rsid w:val="00FE03E3"/>
    <w:rsid w:val="00FE36EF"/>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DF1"/>
    <w:pPr>
      <w:widowControl w:val="0"/>
      <w:jc w:val="both"/>
    </w:pPr>
    <w:rPr>
      <w:rFonts w:cs="SimSun"/>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autoSpaceDE w:val="0"/>
      <w:autoSpaceDN w:val="0"/>
      <w:adjustRightInd w:val="0"/>
      <w:ind w:left="72"/>
    </w:pPr>
    <w:rPr>
      <w:sz w:val="21"/>
      <w:szCs w:val="21"/>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uiPriority w:val="99"/>
    <w:unhideWhenUsed/>
    <w:qFormat/>
    <w:pPr>
      <w:widowControl w:val="0"/>
      <w:snapToGrid w:val="0"/>
    </w:pPr>
    <w:rPr>
      <w:rFonts w:ascii="Calibri" w:hAnsi="Calibri" w:cs="SimHei"/>
      <w:kern w:val="2"/>
      <w:sz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Cambria" w:eastAsia="SimSun" w:hAnsi="Cambria" w:cs="SimSun"/>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unhideWhenUsed/>
    <w:qFormat/>
    <w:rPr>
      <w:color w:val="605E5C"/>
      <w:shd w:val="clear" w:color="auto" w:fill="E1DFDD"/>
    </w:rPr>
  </w:style>
  <w:style w:type="paragraph" w:customStyle="1" w:styleId="10">
    <w:name w:val="修订1"/>
    <w:uiPriority w:val="99"/>
    <w:semiHidden/>
    <w:qFormat/>
    <w:rPr>
      <w:rFonts w:ascii="DengXian" w:eastAsia="DengXian" w:hAnsi="DengXian" w:cs="SimSun"/>
      <w:kern w:val="2"/>
      <w:sz w:val="21"/>
      <w:szCs w:val="22"/>
    </w:rPr>
  </w:style>
  <w:style w:type="paragraph" w:customStyle="1" w:styleId="03">
    <w:name w:val="03单位"/>
    <w:next w:val="Normal"/>
    <w:qFormat/>
    <w:rsid w:val="00236AE8"/>
    <w:pPr>
      <w:ind w:left="170" w:hanging="170"/>
      <w:jc w:val="center"/>
    </w:pPr>
    <w:rPr>
      <w:rFonts w:cs="SimHei"/>
      <w:kern w:val="2"/>
      <w:sz w:val="21"/>
      <w:szCs w:val="21"/>
    </w:rPr>
  </w:style>
  <w:style w:type="paragraph" w:customStyle="1" w:styleId="00">
    <w:name w:val="00参考文献"/>
    <w:qFormat/>
    <w:pPr>
      <w:numPr>
        <w:numId w:val="1"/>
      </w:numPr>
    </w:pPr>
    <w:rPr>
      <w:rFonts w:ascii="SimSun" w:hAnsi="SimSun"/>
      <w:kern w:val="2"/>
      <w:sz w:val="18"/>
      <w:szCs w:val="18"/>
    </w:rPr>
  </w:style>
  <w:style w:type="paragraph" w:customStyle="1" w:styleId="11">
    <w:name w:val="样式1"/>
    <w:next w:val="Normal"/>
    <w:qFormat/>
    <w:pPr>
      <w:widowControl w:val="0"/>
      <w:pBdr>
        <w:bottom w:val="single" w:sz="6" w:space="1" w:color="auto"/>
      </w:pBdr>
      <w:snapToGrid w:val="0"/>
      <w:jc w:val="center"/>
    </w:pPr>
    <w:rPr>
      <w:rFonts w:ascii="Calibri" w:eastAsia="Times New Roman" w:hAnsi="Calibri" w:cs="SimHei"/>
      <w:kern w:val="2"/>
      <w:sz w:val="36"/>
      <w:szCs w:val="18"/>
    </w:rPr>
  </w:style>
  <w:style w:type="paragraph" w:styleId="Caption">
    <w:name w:val="caption"/>
    <w:basedOn w:val="Normal"/>
    <w:next w:val="Normal"/>
    <w:uiPriority w:val="35"/>
    <w:unhideWhenUsed/>
    <w:qFormat/>
    <w:rsid w:val="00B96F62"/>
    <w:pPr>
      <w:keepNext/>
      <w:jc w:val="center"/>
    </w:pPr>
    <w:rPr>
      <w:rFonts w:cstheme="minorBidi"/>
    </w:rPr>
  </w:style>
  <w:style w:type="paragraph" w:customStyle="1" w:styleId="a">
    <w:name w:val="表格内容"/>
    <w:link w:val="a0"/>
    <w:qFormat/>
    <w:rsid w:val="00B96F62"/>
    <w:pPr>
      <w:jc w:val="center"/>
    </w:pPr>
    <w:rPr>
      <w:kern w:val="2"/>
      <w:sz w:val="21"/>
      <w:szCs w:val="22"/>
    </w:rPr>
  </w:style>
  <w:style w:type="character" w:customStyle="1" w:styleId="a0">
    <w:name w:val="表格内容 字符"/>
    <w:basedOn w:val="DefaultParagraphFont"/>
    <w:link w:val="a"/>
    <w:rsid w:val="00B96F62"/>
    <w:rPr>
      <w:kern w:val="2"/>
      <w:sz w:val="21"/>
      <w:szCs w:val="22"/>
    </w:rPr>
  </w:style>
  <w:style w:type="character" w:styleId="PlaceholderText">
    <w:name w:val="Placeholder Text"/>
    <w:basedOn w:val="DefaultParagraphFont"/>
    <w:uiPriority w:val="99"/>
    <w:semiHidden/>
    <w:rsid w:val="00B7326D"/>
    <w:rPr>
      <w:color w:val="666666"/>
    </w:rPr>
  </w:style>
  <w:style w:type="paragraph" w:styleId="Bibliography">
    <w:name w:val="Bibliography"/>
    <w:basedOn w:val="Normal"/>
    <w:next w:val="Normal"/>
    <w:uiPriority w:val="37"/>
    <w:unhideWhenUsed/>
    <w:rsid w:val="008B5DEC"/>
    <w:pPr>
      <w:tabs>
        <w:tab w:val="left" w:pos="384"/>
      </w:tabs>
      <w:ind w:left="384" w:hanging="384"/>
    </w:pPr>
  </w:style>
  <w:style w:type="character" w:styleId="CommentReference">
    <w:name w:val="annotation reference"/>
    <w:basedOn w:val="DefaultParagraphFont"/>
    <w:uiPriority w:val="99"/>
    <w:semiHidden/>
    <w:unhideWhenUsed/>
    <w:rsid w:val="00B677AF"/>
    <w:rPr>
      <w:sz w:val="21"/>
      <w:szCs w:val="21"/>
    </w:rPr>
  </w:style>
  <w:style w:type="paragraph" w:styleId="CommentText">
    <w:name w:val="annotation text"/>
    <w:basedOn w:val="Normal"/>
    <w:link w:val="CommentTextChar"/>
    <w:uiPriority w:val="99"/>
    <w:unhideWhenUsed/>
    <w:rsid w:val="00B677AF"/>
    <w:pPr>
      <w:jc w:val="left"/>
    </w:pPr>
  </w:style>
  <w:style w:type="character" w:customStyle="1" w:styleId="CommentTextChar">
    <w:name w:val="Comment Text Char"/>
    <w:basedOn w:val="DefaultParagraphFont"/>
    <w:link w:val="CommentText"/>
    <w:uiPriority w:val="99"/>
    <w:rsid w:val="00B677AF"/>
    <w:rPr>
      <w:rFonts w:cs="SimSun"/>
      <w:kern w:val="2"/>
      <w:sz w:val="21"/>
      <w:szCs w:val="22"/>
    </w:rPr>
  </w:style>
  <w:style w:type="paragraph" w:styleId="CommentSubject">
    <w:name w:val="annotation subject"/>
    <w:basedOn w:val="CommentText"/>
    <w:next w:val="CommentText"/>
    <w:link w:val="CommentSubjectChar"/>
    <w:uiPriority w:val="99"/>
    <w:semiHidden/>
    <w:unhideWhenUsed/>
    <w:rsid w:val="00B677AF"/>
    <w:rPr>
      <w:b/>
      <w:bCs/>
    </w:rPr>
  </w:style>
  <w:style w:type="character" w:customStyle="1" w:styleId="CommentSubjectChar">
    <w:name w:val="Comment Subject Char"/>
    <w:basedOn w:val="CommentTextChar"/>
    <w:link w:val="CommentSubject"/>
    <w:uiPriority w:val="99"/>
    <w:semiHidden/>
    <w:rsid w:val="00B677AF"/>
    <w:rPr>
      <w:rFonts w:cs="SimSun"/>
      <w:b/>
      <w:bCs/>
      <w:kern w:val="2"/>
      <w:sz w:val="21"/>
      <w:szCs w:val="22"/>
    </w:rPr>
  </w:style>
  <w:style w:type="paragraph" w:styleId="Revision">
    <w:name w:val="Revision"/>
    <w:hidden/>
    <w:uiPriority w:val="99"/>
    <w:semiHidden/>
    <w:rsid w:val="00123587"/>
    <w:rPr>
      <w:rFonts w:cs="SimSu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endnotes" Target="endnotes.xml"/></Relationships>
</file>

<file path=word/_rels/footer4.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12</Pages>
  <Words>7934</Words>
  <Characters>45226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#CUI SHUAIWEN#</cp:lastModifiedBy>
  <cp:revision>123</cp:revision>
  <cp:lastPrinted>2024-05-30T05:01:00Z</cp:lastPrinted>
  <dcterms:created xsi:type="dcterms:W3CDTF">2026-01-13T13:33:00Z</dcterms:created>
  <dcterms:modified xsi:type="dcterms:W3CDTF">2026-02-12T16:06:00Z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y fmtid="{D5CDD505-2E9C-101B-9397-08002B2CF9AE}" pid="5" name="ZOTERO_PREF_1">
    <vt:lpwstr>&lt;data data-version="3" zotero-version="7.0.32"&gt;&lt;session id="kTzD1gUT"/&gt;&lt;style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