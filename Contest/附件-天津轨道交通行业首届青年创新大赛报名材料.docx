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ACB46" w14:textId="77777777" w:rsidR="008A43DA" w:rsidRDefault="00000000">
      <w:pPr>
        <w:ind w:firstLine="560"/>
      </w:pPr>
      <w:r>
        <w:rPr>
          <w:rFonts w:hint="eastAsia"/>
        </w:rPr>
        <w:t>附件</w:t>
      </w:r>
    </w:p>
    <w:p w14:paraId="4B6515D2" w14:textId="77777777" w:rsidR="008A43DA" w:rsidRDefault="008A43DA">
      <w:pPr>
        <w:ind w:firstLineChars="0" w:firstLine="0"/>
        <w:rPr>
          <w:rFonts w:ascii="Times New Roman" w:eastAsia="宋体" w:hAnsi="Times New Roman" w:cs="Times New Roman"/>
          <w:szCs w:val="22"/>
        </w:rPr>
      </w:pPr>
    </w:p>
    <w:p w14:paraId="0002E785" w14:textId="77777777" w:rsidR="008A43DA" w:rsidRDefault="008A43DA">
      <w:pPr>
        <w:ind w:firstLine="560"/>
        <w:rPr>
          <w:rFonts w:ascii="Times New Roman" w:eastAsia="宋体" w:hAnsi="Times New Roman" w:cs="Times New Roman"/>
          <w:szCs w:val="22"/>
        </w:rPr>
      </w:pPr>
    </w:p>
    <w:p w14:paraId="0A787EB6" w14:textId="77777777" w:rsidR="008A43DA" w:rsidRDefault="00000000">
      <w:pPr>
        <w:ind w:firstLineChars="0" w:firstLine="0"/>
        <w:jc w:val="center"/>
        <w:rPr>
          <w:rFonts w:ascii="Times New Roman" w:eastAsia="方正小标宋简体" w:hAnsi="Times New Roman" w:cs="方正小标宋简体"/>
          <w:sz w:val="44"/>
          <w:szCs w:val="44"/>
        </w:rPr>
      </w:pPr>
      <w:r>
        <w:rPr>
          <w:rFonts w:ascii="Times New Roman" w:eastAsia="方正小标宋简体" w:hAnsi="Times New Roman" w:cs="方正小标宋简体" w:hint="eastAsia"/>
          <w:sz w:val="44"/>
          <w:szCs w:val="44"/>
        </w:rPr>
        <w:t>天津轨道交通行业首届青年创新大赛</w:t>
      </w:r>
    </w:p>
    <w:p w14:paraId="4BA1B1BB" w14:textId="77777777" w:rsidR="008A43DA" w:rsidRDefault="00000000">
      <w:pPr>
        <w:ind w:firstLineChars="0" w:firstLine="0"/>
        <w:jc w:val="center"/>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sz w:val="44"/>
          <w:szCs w:val="44"/>
        </w:rPr>
        <w:t>报名材料</w:t>
      </w:r>
    </w:p>
    <w:p w14:paraId="152C41A7" w14:textId="77777777" w:rsidR="008A43DA" w:rsidRDefault="008A43DA">
      <w:pPr>
        <w:ind w:firstLineChars="0" w:firstLine="0"/>
        <w:rPr>
          <w:b/>
          <w:bCs/>
          <w:sz w:val="44"/>
          <w:szCs w:val="44"/>
        </w:rPr>
      </w:pPr>
    </w:p>
    <w:p w14:paraId="5DDF618F" w14:textId="77777777" w:rsidR="008A43DA" w:rsidRDefault="008A43DA">
      <w:pPr>
        <w:ind w:firstLineChars="0" w:firstLine="0"/>
        <w:rPr>
          <w:b/>
          <w:bCs/>
          <w:sz w:val="44"/>
          <w:szCs w:val="44"/>
        </w:rPr>
      </w:pPr>
    </w:p>
    <w:p w14:paraId="5DAE8623" w14:textId="77777777" w:rsidR="008A43DA" w:rsidRDefault="008A43DA">
      <w:pPr>
        <w:ind w:firstLine="560"/>
        <w:rPr>
          <w:rFonts w:ascii="Times New Roman" w:eastAsia="宋体" w:hAnsi="Times New Roman" w:cs="Times New Roman"/>
          <w:szCs w:val="28"/>
        </w:rPr>
      </w:pPr>
    </w:p>
    <w:tbl>
      <w:tblPr>
        <w:tblW w:w="8929" w:type="dxa"/>
        <w:jc w:val="center"/>
        <w:tblBorders>
          <w:bottom w:val="single" w:sz="4" w:space="0" w:color="auto"/>
        </w:tblBorders>
        <w:tblLayout w:type="fixed"/>
        <w:tblLook w:val="04A0" w:firstRow="1" w:lastRow="0" w:firstColumn="1" w:lastColumn="0" w:noHBand="0" w:noVBand="1"/>
      </w:tblPr>
      <w:tblGrid>
        <w:gridCol w:w="3728"/>
        <w:gridCol w:w="5201"/>
      </w:tblGrid>
      <w:tr w:rsidR="008A43DA" w14:paraId="282F4732" w14:textId="77777777">
        <w:trPr>
          <w:jc w:val="center"/>
        </w:trPr>
        <w:tc>
          <w:tcPr>
            <w:tcW w:w="3728" w:type="dxa"/>
            <w:tcBorders>
              <w:right w:val="nil"/>
            </w:tcBorders>
            <w:vAlign w:val="bottom"/>
          </w:tcPr>
          <w:p w14:paraId="0B5CC8BB" w14:textId="77777777" w:rsidR="008A43DA" w:rsidRDefault="00000000">
            <w:pPr>
              <w:spacing w:before="160"/>
              <w:ind w:firstLine="600"/>
              <w:textAlignment w:val="bottom"/>
              <w:rPr>
                <w:rFonts w:ascii="黑体" w:eastAsia="黑体" w:hint="eastAsia"/>
                <w:sz w:val="30"/>
                <w:szCs w:val="30"/>
              </w:rPr>
            </w:pPr>
            <w:r w:rsidRPr="00051C9B">
              <w:rPr>
                <w:rFonts w:ascii="黑体" w:eastAsia="黑体" w:hint="eastAsia"/>
                <w:kern w:val="0"/>
                <w:sz w:val="30"/>
                <w:szCs w:val="30"/>
                <w:fitText w:val="1650" w:id="984049083"/>
              </w:rPr>
              <w:t>项目名称 ：</w:t>
            </w:r>
          </w:p>
        </w:tc>
        <w:tc>
          <w:tcPr>
            <w:tcW w:w="5201" w:type="dxa"/>
            <w:tcBorders>
              <w:left w:val="nil"/>
              <w:bottom w:val="single" w:sz="4" w:space="0" w:color="auto"/>
            </w:tcBorders>
            <w:vAlign w:val="bottom"/>
          </w:tcPr>
          <w:p w14:paraId="018D6383" w14:textId="718D5857" w:rsidR="008A43DA" w:rsidRDefault="00000000">
            <w:pPr>
              <w:spacing w:before="160"/>
              <w:ind w:firstLineChars="0" w:firstLine="0"/>
              <w:jc w:val="center"/>
              <w:textAlignment w:val="bottom"/>
              <w:rPr>
                <w:szCs w:val="28"/>
              </w:rPr>
            </w:pPr>
            <w:r>
              <w:rPr>
                <w:rFonts w:hint="eastAsia"/>
                <w:szCs w:val="28"/>
              </w:rPr>
              <w:t>基于物理-数据双驱动的盾构智能掘进感知</w:t>
            </w:r>
            <w:ins w:id="0" w:author="#CUI SHUAIWEN#" w:date="2026-02-01T19:36:00Z" w16du:dateUtc="2026-02-01T11:36:00Z">
              <w:r w:rsidR="00051C9B">
                <w:rPr>
                  <w:rFonts w:hint="eastAsia"/>
                  <w:szCs w:val="28"/>
                </w:rPr>
                <w:t>-</w:t>
              </w:r>
            </w:ins>
            <w:del w:id="1" w:author="#CUI SHUAIWEN#" w:date="2026-02-01T19:36:00Z" w16du:dateUtc="2026-02-01T11:36:00Z">
              <w:r w:rsidDel="00051C9B">
                <w:rPr>
                  <w:rFonts w:hint="eastAsia"/>
                  <w:szCs w:val="28"/>
                </w:rPr>
                <w:delText>一</w:delText>
              </w:r>
            </w:del>
            <w:r>
              <w:rPr>
                <w:rFonts w:hint="eastAsia"/>
                <w:szCs w:val="28"/>
              </w:rPr>
              <w:t>预测</w:t>
            </w:r>
            <w:ins w:id="2" w:author="#CUI SHUAIWEN#" w:date="2026-02-01T19:36:00Z" w16du:dateUtc="2026-02-01T11:36:00Z">
              <w:r w:rsidR="00051C9B">
                <w:rPr>
                  <w:rFonts w:hint="eastAsia"/>
                  <w:szCs w:val="28"/>
                </w:rPr>
                <w:t>-</w:t>
              </w:r>
            </w:ins>
            <w:del w:id="3" w:author="#CUI SHUAIWEN#" w:date="2026-02-01T19:36:00Z" w16du:dateUtc="2026-02-01T11:36:00Z">
              <w:r w:rsidDel="00051C9B">
                <w:rPr>
                  <w:rFonts w:hint="eastAsia"/>
                  <w:szCs w:val="28"/>
                </w:rPr>
                <w:delText>一</w:delText>
              </w:r>
            </w:del>
            <w:r>
              <w:rPr>
                <w:rFonts w:hint="eastAsia"/>
                <w:szCs w:val="28"/>
              </w:rPr>
              <w:t>控制一体化技术</w:t>
            </w:r>
          </w:p>
        </w:tc>
      </w:tr>
      <w:tr w:rsidR="008A43DA" w14:paraId="3BE2DEDD" w14:textId="77777777">
        <w:trPr>
          <w:jc w:val="center"/>
        </w:trPr>
        <w:tc>
          <w:tcPr>
            <w:tcW w:w="3728" w:type="dxa"/>
            <w:tcBorders>
              <w:right w:val="nil"/>
            </w:tcBorders>
            <w:vAlign w:val="bottom"/>
          </w:tcPr>
          <w:p w14:paraId="38CB2241" w14:textId="77777777" w:rsidR="008A43DA" w:rsidRDefault="00000000">
            <w:pPr>
              <w:spacing w:before="160"/>
              <w:ind w:firstLine="600"/>
              <w:textAlignment w:val="bottom"/>
              <w:rPr>
                <w:rFonts w:ascii="黑体" w:eastAsia="黑体" w:hint="eastAsia"/>
                <w:kern w:val="0"/>
                <w:sz w:val="30"/>
                <w:szCs w:val="30"/>
              </w:rPr>
            </w:pPr>
            <w:r>
              <w:rPr>
                <w:rFonts w:ascii="黑体" w:eastAsia="黑体" w:hint="eastAsia"/>
                <w:kern w:val="0"/>
                <w:sz w:val="30"/>
                <w:szCs w:val="30"/>
              </w:rPr>
              <w:t>牵头参赛单位（公章）：</w:t>
            </w:r>
          </w:p>
        </w:tc>
        <w:tc>
          <w:tcPr>
            <w:tcW w:w="5201" w:type="dxa"/>
            <w:tcBorders>
              <w:left w:val="nil"/>
              <w:bottom w:val="single" w:sz="4" w:space="0" w:color="auto"/>
            </w:tcBorders>
            <w:vAlign w:val="bottom"/>
          </w:tcPr>
          <w:p w14:paraId="63EDFBD4" w14:textId="77777777" w:rsidR="008A43DA" w:rsidRDefault="00000000">
            <w:pPr>
              <w:spacing w:before="160"/>
              <w:ind w:firstLine="560"/>
              <w:textAlignment w:val="bottom"/>
              <w:rPr>
                <w:rFonts w:ascii="黑体" w:eastAsia="黑体" w:hint="eastAsia"/>
                <w:sz w:val="30"/>
                <w:szCs w:val="30"/>
              </w:rPr>
            </w:pPr>
            <w:r>
              <w:rPr>
                <w:rFonts w:hint="eastAsia"/>
                <w:szCs w:val="28"/>
              </w:rPr>
              <w:t>中交一公局第八工程有限公司</w:t>
            </w:r>
          </w:p>
        </w:tc>
      </w:tr>
      <w:tr w:rsidR="008A43DA" w14:paraId="0E9A76E9" w14:textId="77777777">
        <w:trPr>
          <w:jc w:val="center"/>
        </w:trPr>
        <w:tc>
          <w:tcPr>
            <w:tcW w:w="3728" w:type="dxa"/>
            <w:tcBorders>
              <w:right w:val="nil"/>
            </w:tcBorders>
            <w:vAlign w:val="bottom"/>
          </w:tcPr>
          <w:p w14:paraId="098C9EE1" w14:textId="77777777" w:rsidR="008A43DA" w:rsidRDefault="00000000">
            <w:pPr>
              <w:spacing w:before="160"/>
              <w:ind w:firstLine="600"/>
              <w:textAlignment w:val="bottom"/>
              <w:rPr>
                <w:rFonts w:ascii="黑体" w:eastAsia="黑体" w:hint="eastAsia"/>
                <w:kern w:val="0"/>
                <w:sz w:val="30"/>
                <w:szCs w:val="30"/>
              </w:rPr>
            </w:pPr>
            <w:r>
              <w:rPr>
                <w:rFonts w:ascii="黑体" w:eastAsia="黑体" w:hint="eastAsia"/>
                <w:kern w:val="0"/>
                <w:sz w:val="30"/>
                <w:szCs w:val="30"/>
              </w:rPr>
              <w:t>联合单位：</w:t>
            </w:r>
          </w:p>
        </w:tc>
        <w:tc>
          <w:tcPr>
            <w:tcW w:w="5201" w:type="dxa"/>
            <w:tcBorders>
              <w:left w:val="nil"/>
              <w:bottom w:val="single" w:sz="4" w:space="0" w:color="auto"/>
            </w:tcBorders>
            <w:vAlign w:val="bottom"/>
          </w:tcPr>
          <w:p w14:paraId="72B7C200" w14:textId="77777777" w:rsidR="008A43DA" w:rsidRDefault="008A43DA">
            <w:pPr>
              <w:spacing w:before="160"/>
              <w:ind w:firstLine="600"/>
              <w:textAlignment w:val="bottom"/>
              <w:rPr>
                <w:rFonts w:ascii="黑体" w:eastAsia="黑体" w:hint="eastAsia"/>
                <w:sz w:val="30"/>
                <w:szCs w:val="30"/>
              </w:rPr>
            </w:pPr>
          </w:p>
        </w:tc>
      </w:tr>
      <w:tr w:rsidR="008A43DA" w14:paraId="54AEDF95" w14:textId="77777777">
        <w:trPr>
          <w:jc w:val="center"/>
        </w:trPr>
        <w:tc>
          <w:tcPr>
            <w:tcW w:w="3728" w:type="dxa"/>
            <w:tcBorders>
              <w:right w:val="nil"/>
            </w:tcBorders>
            <w:vAlign w:val="bottom"/>
          </w:tcPr>
          <w:p w14:paraId="56D07454" w14:textId="77777777" w:rsidR="008A43DA" w:rsidRDefault="00000000">
            <w:pPr>
              <w:spacing w:before="160"/>
              <w:ind w:firstLine="600"/>
              <w:textAlignment w:val="bottom"/>
              <w:rPr>
                <w:rFonts w:ascii="黑体" w:eastAsia="黑体" w:hint="eastAsia"/>
                <w:kern w:val="0"/>
                <w:sz w:val="30"/>
                <w:szCs w:val="30"/>
              </w:rPr>
            </w:pPr>
            <w:r>
              <w:rPr>
                <w:rFonts w:ascii="黑体" w:eastAsia="黑体" w:hint="eastAsia"/>
                <w:kern w:val="0"/>
                <w:sz w:val="30"/>
                <w:szCs w:val="30"/>
              </w:rPr>
              <w:t>填报人：</w:t>
            </w:r>
          </w:p>
        </w:tc>
        <w:tc>
          <w:tcPr>
            <w:tcW w:w="5201" w:type="dxa"/>
            <w:tcBorders>
              <w:left w:val="nil"/>
              <w:bottom w:val="single" w:sz="4" w:space="0" w:color="auto"/>
            </w:tcBorders>
            <w:vAlign w:val="bottom"/>
          </w:tcPr>
          <w:p w14:paraId="160B9063" w14:textId="77777777" w:rsidR="008A43DA" w:rsidRDefault="00000000">
            <w:pPr>
              <w:spacing w:before="160"/>
              <w:ind w:firstLine="600"/>
              <w:jc w:val="center"/>
              <w:textAlignment w:val="bottom"/>
              <w:rPr>
                <w:rFonts w:ascii="黑体" w:eastAsia="黑体" w:hint="eastAsia"/>
                <w:sz w:val="30"/>
                <w:szCs w:val="30"/>
              </w:rPr>
            </w:pPr>
            <w:r>
              <w:rPr>
                <w:rFonts w:ascii="黑体" w:eastAsia="黑体" w:hint="eastAsia"/>
                <w:sz w:val="30"/>
                <w:szCs w:val="30"/>
              </w:rPr>
              <w:t>刘通</w:t>
            </w:r>
          </w:p>
        </w:tc>
      </w:tr>
      <w:tr w:rsidR="008A43DA" w14:paraId="2A0C7370" w14:textId="77777777">
        <w:trPr>
          <w:jc w:val="center"/>
        </w:trPr>
        <w:tc>
          <w:tcPr>
            <w:tcW w:w="3728" w:type="dxa"/>
            <w:tcBorders>
              <w:right w:val="nil"/>
            </w:tcBorders>
            <w:vAlign w:val="bottom"/>
          </w:tcPr>
          <w:p w14:paraId="53C44B1E" w14:textId="77777777" w:rsidR="008A43DA" w:rsidRDefault="00000000">
            <w:pPr>
              <w:spacing w:before="160"/>
              <w:ind w:firstLine="600"/>
              <w:textAlignment w:val="bottom"/>
              <w:rPr>
                <w:rFonts w:ascii="黑体" w:eastAsia="黑体" w:hint="eastAsia"/>
                <w:sz w:val="30"/>
                <w:szCs w:val="30"/>
              </w:rPr>
            </w:pPr>
            <w:r>
              <w:rPr>
                <w:rFonts w:ascii="黑体" w:eastAsia="黑体" w:hint="eastAsia"/>
                <w:sz w:val="30"/>
                <w:szCs w:val="30"/>
              </w:rPr>
              <w:t>联系方式</w:t>
            </w:r>
          </w:p>
        </w:tc>
        <w:tc>
          <w:tcPr>
            <w:tcW w:w="5201" w:type="dxa"/>
            <w:tcBorders>
              <w:left w:val="nil"/>
              <w:bottom w:val="single" w:sz="4" w:space="0" w:color="auto"/>
            </w:tcBorders>
            <w:vAlign w:val="bottom"/>
          </w:tcPr>
          <w:p w14:paraId="2C829EA2" w14:textId="21D1FDC5" w:rsidR="008A43DA" w:rsidRDefault="008A43DA">
            <w:pPr>
              <w:spacing w:before="160"/>
              <w:ind w:firstLineChars="550" w:firstLine="1650"/>
              <w:textAlignment w:val="bottom"/>
              <w:rPr>
                <w:rFonts w:ascii="黑体" w:eastAsia="黑体" w:hint="eastAsia"/>
                <w:sz w:val="30"/>
                <w:szCs w:val="30"/>
              </w:rPr>
            </w:pPr>
          </w:p>
        </w:tc>
      </w:tr>
      <w:tr w:rsidR="008A43DA" w14:paraId="71ECA0F2" w14:textId="77777777">
        <w:trPr>
          <w:jc w:val="center"/>
        </w:trPr>
        <w:tc>
          <w:tcPr>
            <w:tcW w:w="3728" w:type="dxa"/>
            <w:tcBorders>
              <w:bottom w:val="nil"/>
              <w:right w:val="nil"/>
            </w:tcBorders>
            <w:vAlign w:val="bottom"/>
          </w:tcPr>
          <w:p w14:paraId="3AB54736" w14:textId="77777777" w:rsidR="008A43DA" w:rsidRDefault="00000000">
            <w:pPr>
              <w:spacing w:before="160"/>
              <w:ind w:firstLine="600"/>
              <w:textAlignment w:val="bottom"/>
              <w:rPr>
                <w:rFonts w:ascii="黑体" w:eastAsia="黑体" w:hint="eastAsia"/>
                <w:sz w:val="30"/>
                <w:szCs w:val="30"/>
              </w:rPr>
            </w:pPr>
            <w:r>
              <w:rPr>
                <w:rFonts w:ascii="黑体" w:eastAsia="黑体" w:hint="eastAsia"/>
                <w:kern w:val="0"/>
                <w:sz w:val="30"/>
                <w:szCs w:val="30"/>
                <w:fitText w:val="1650" w:id="1186334187"/>
              </w:rPr>
              <w:t>填报日期 ：</w:t>
            </w:r>
          </w:p>
        </w:tc>
        <w:tc>
          <w:tcPr>
            <w:tcW w:w="5201" w:type="dxa"/>
            <w:tcBorders>
              <w:top w:val="single" w:sz="4" w:space="0" w:color="auto"/>
              <w:left w:val="nil"/>
              <w:bottom w:val="single" w:sz="4" w:space="0" w:color="auto"/>
            </w:tcBorders>
            <w:vAlign w:val="bottom"/>
          </w:tcPr>
          <w:p w14:paraId="5779ACF2" w14:textId="77777777" w:rsidR="008A43DA" w:rsidRDefault="00000000">
            <w:pPr>
              <w:spacing w:before="160"/>
              <w:ind w:firstLineChars="550" w:firstLine="1650"/>
              <w:textAlignment w:val="bottom"/>
              <w:rPr>
                <w:rFonts w:ascii="黑体" w:eastAsia="黑体" w:hint="eastAsia"/>
                <w:sz w:val="30"/>
                <w:szCs w:val="30"/>
              </w:rPr>
            </w:pPr>
            <w:r>
              <w:rPr>
                <w:rFonts w:ascii="黑体" w:eastAsia="黑体" w:hint="eastAsia"/>
                <w:kern w:val="0"/>
                <w:sz w:val="30"/>
                <w:szCs w:val="30"/>
              </w:rPr>
              <w:t>2026</w:t>
            </w:r>
            <w:proofErr w:type="gramStart"/>
            <w:r>
              <w:rPr>
                <w:rFonts w:ascii="黑体" w:eastAsia="黑体" w:hint="eastAsia"/>
                <w:spacing w:val="2"/>
                <w:w w:val="82"/>
                <w:kern w:val="0"/>
                <w:sz w:val="30"/>
                <w:szCs w:val="30"/>
                <w:fitText w:val="2100" w:id="583948928"/>
                <w:rPrChange w:id="4" w:author="#CUI SHUAIWEN#" w:date="2026-02-01T20:15:00Z" w16du:dateUtc="2026-02-01T12:15:00Z">
                  <w:rPr>
                    <w:rFonts w:ascii="黑体" w:eastAsia="黑体" w:hint="eastAsia"/>
                    <w:spacing w:val="2"/>
                    <w:w w:val="82"/>
                    <w:kern w:val="0"/>
                    <w:sz w:val="30"/>
                    <w:szCs w:val="30"/>
                    <w:fitText w:val="2100" w:id="583948928"/>
                  </w:rPr>
                </w:rPrChange>
              </w:rPr>
              <w:t>年  1</w:t>
            </w:r>
            <w:proofErr w:type="gramEnd"/>
            <w:r>
              <w:rPr>
                <w:rFonts w:ascii="黑体" w:eastAsia="黑体" w:hint="eastAsia"/>
                <w:spacing w:val="2"/>
                <w:w w:val="82"/>
                <w:kern w:val="0"/>
                <w:sz w:val="30"/>
                <w:szCs w:val="30"/>
                <w:fitText w:val="2100" w:id="583948928"/>
                <w:rPrChange w:id="5" w:author="#CUI SHUAIWEN#" w:date="2026-02-01T20:15:00Z" w16du:dateUtc="2026-02-01T12:15:00Z">
                  <w:rPr>
                    <w:rFonts w:ascii="黑体" w:eastAsia="黑体" w:hint="eastAsia"/>
                    <w:spacing w:val="2"/>
                    <w:w w:val="82"/>
                    <w:kern w:val="0"/>
                    <w:sz w:val="30"/>
                    <w:szCs w:val="30"/>
                    <w:fitText w:val="2100" w:id="583948928"/>
                  </w:rPr>
                </w:rPrChange>
              </w:rPr>
              <w:t xml:space="preserve">  </w:t>
            </w:r>
            <w:proofErr w:type="gramStart"/>
            <w:r>
              <w:rPr>
                <w:rFonts w:ascii="黑体" w:eastAsia="黑体" w:hint="eastAsia"/>
                <w:spacing w:val="2"/>
                <w:w w:val="82"/>
                <w:kern w:val="0"/>
                <w:sz w:val="30"/>
                <w:szCs w:val="30"/>
                <w:fitText w:val="2100" w:id="583948928"/>
                <w:rPrChange w:id="6" w:author="#CUI SHUAIWEN#" w:date="2026-02-01T20:15:00Z" w16du:dateUtc="2026-02-01T12:15:00Z">
                  <w:rPr>
                    <w:rFonts w:ascii="黑体" w:eastAsia="黑体" w:hint="eastAsia"/>
                    <w:spacing w:val="2"/>
                    <w:w w:val="82"/>
                    <w:kern w:val="0"/>
                    <w:sz w:val="30"/>
                    <w:szCs w:val="30"/>
                    <w:fitText w:val="2100" w:id="583948928"/>
                  </w:rPr>
                </w:rPrChange>
              </w:rPr>
              <w:t>月  12</w:t>
            </w:r>
            <w:proofErr w:type="gramEnd"/>
            <w:r>
              <w:rPr>
                <w:rFonts w:ascii="黑体" w:eastAsia="黑体" w:hint="eastAsia"/>
                <w:spacing w:val="2"/>
                <w:w w:val="82"/>
                <w:kern w:val="0"/>
                <w:sz w:val="30"/>
                <w:szCs w:val="30"/>
                <w:fitText w:val="2100" w:id="583948928"/>
                <w:rPrChange w:id="7" w:author="#CUI SHUAIWEN#" w:date="2026-02-01T20:15:00Z" w16du:dateUtc="2026-02-01T12:15:00Z">
                  <w:rPr>
                    <w:rFonts w:ascii="黑体" w:eastAsia="黑体" w:hint="eastAsia"/>
                    <w:spacing w:val="2"/>
                    <w:w w:val="82"/>
                    <w:kern w:val="0"/>
                    <w:sz w:val="30"/>
                    <w:szCs w:val="30"/>
                    <w:fitText w:val="2100" w:id="583948928"/>
                  </w:rPr>
                </w:rPrChange>
              </w:rPr>
              <w:t xml:space="preserve">  </w:t>
            </w:r>
            <w:r>
              <w:rPr>
                <w:rFonts w:ascii="黑体" w:eastAsia="黑体" w:hint="eastAsia"/>
                <w:spacing w:val="-8"/>
                <w:w w:val="82"/>
                <w:kern w:val="0"/>
                <w:sz w:val="30"/>
                <w:szCs w:val="30"/>
                <w:fitText w:val="2100" w:id="583948928"/>
                <w:rPrChange w:id="8" w:author="#CUI SHUAIWEN#" w:date="2026-02-01T20:15:00Z" w16du:dateUtc="2026-02-01T12:15:00Z">
                  <w:rPr>
                    <w:rFonts w:ascii="黑体" w:eastAsia="黑体" w:hint="eastAsia"/>
                    <w:spacing w:val="-8"/>
                    <w:w w:val="82"/>
                    <w:kern w:val="0"/>
                    <w:sz w:val="30"/>
                    <w:szCs w:val="30"/>
                    <w:fitText w:val="2100" w:id="583948928"/>
                  </w:rPr>
                </w:rPrChange>
              </w:rPr>
              <w:t>日</w:t>
            </w:r>
          </w:p>
        </w:tc>
      </w:tr>
    </w:tbl>
    <w:p w14:paraId="1DE7465F" w14:textId="77777777" w:rsidR="008A43DA" w:rsidRDefault="008A43DA">
      <w:pPr>
        <w:spacing w:beforeLines="50" w:before="156" w:line="360" w:lineRule="auto"/>
        <w:ind w:firstLine="560"/>
        <w:rPr>
          <w:rFonts w:ascii="Times New Roman" w:eastAsia="宋体" w:hAnsi="Times New Roman" w:cs="Times New Roman"/>
          <w:szCs w:val="28"/>
        </w:rPr>
      </w:pPr>
    </w:p>
    <w:p w14:paraId="4C837810" w14:textId="77777777" w:rsidR="008A43DA" w:rsidRDefault="008A43DA">
      <w:pPr>
        <w:ind w:firstLineChars="400" w:firstLine="1120"/>
        <w:rPr>
          <w:rFonts w:ascii="Times New Roman" w:hAnsi="Times New Roman" w:cs="Times New Roman"/>
          <w:szCs w:val="28"/>
        </w:rPr>
      </w:pPr>
    </w:p>
    <w:p w14:paraId="6AA1D793" w14:textId="77777777" w:rsidR="008A43DA" w:rsidRDefault="008A43DA">
      <w:pPr>
        <w:ind w:firstLineChars="400" w:firstLine="1120"/>
        <w:rPr>
          <w:rFonts w:ascii="Times New Roman" w:hAnsi="Times New Roman" w:cs="Times New Roman"/>
          <w:szCs w:val="28"/>
        </w:rPr>
      </w:pPr>
    </w:p>
    <w:p w14:paraId="5DD81378" w14:textId="77777777" w:rsidR="008A43DA" w:rsidRDefault="008A43DA">
      <w:pPr>
        <w:ind w:firstLineChars="400" w:firstLine="1120"/>
        <w:rPr>
          <w:rFonts w:ascii="Times New Roman" w:hAnsi="Times New Roman" w:cs="Times New Roman"/>
          <w:szCs w:val="28"/>
        </w:rPr>
      </w:pPr>
    </w:p>
    <w:p w14:paraId="456FC01B" w14:textId="77777777" w:rsidR="008A43DA" w:rsidRDefault="00000000">
      <w:pPr>
        <w:ind w:firstLineChars="0" w:firstLine="0"/>
        <w:jc w:val="center"/>
        <w:rPr>
          <w:rFonts w:ascii="Times New Roman" w:hAnsi="Times New Roman" w:cs="Times New Roman"/>
          <w:szCs w:val="32"/>
        </w:rPr>
      </w:pPr>
      <w:r>
        <w:rPr>
          <w:rFonts w:ascii="楷体_GB2312" w:eastAsia="楷体_GB2312" w:hAnsi="楷体_GB2312" w:cs="楷体_GB2312" w:hint="eastAsia"/>
          <w:sz w:val="32"/>
          <w:szCs w:val="32"/>
        </w:rPr>
        <w:t>编制日期：2026  年  1 月  12 日</w:t>
      </w:r>
    </w:p>
    <w:p w14:paraId="6B2999A8" w14:textId="77777777" w:rsidR="008A43DA" w:rsidRDefault="00000000">
      <w:pPr>
        <w:ind w:firstLine="560"/>
        <w:rPr>
          <w:rFonts w:ascii="Times New Roman" w:hAnsi="Times New Roman" w:cs="Times New Roman"/>
          <w:szCs w:val="28"/>
        </w:rPr>
      </w:pPr>
      <w:r>
        <w:rPr>
          <w:rFonts w:ascii="Times New Roman" w:hAnsi="Times New Roman" w:cs="Times New Roman"/>
          <w:szCs w:val="28"/>
        </w:rPr>
        <w:br w:type="page"/>
      </w:r>
    </w:p>
    <w:p w14:paraId="35F8B7AB" w14:textId="77777777" w:rsidR="008A43DA" w:rsidRDefault="00000000">
      <w:pPr>
        <w:widowControl/>
        <w:numPr>
          <w:ilvl w:val="255"/>
          <w:numId w:val="0"/>
        </w:numPr>
        <w:shd w:val="clear" w:color="auto" w:fill="FFFFFF"/>
        <w:ind w:left="482"/>
        <w:rPr>
          <w:rFonts w:ascii="黑体" w:eastAsia="黑体" w:hAnsi="黑体" w:cs="黑体"/>
          <w:kern w:val="0"/>
          <w:szCs w:val="32"/>
          <w:shd w:val="clear" w:color="auto" w:fill="FFFFFF"/>
          <w:lang w:bidi="ar"/>
        </w:rPr>
      </w:pPr>
      <w:r>
        <w:rPr>
          <w:rFonts w:ascii="黑体" w:eastAsia="黑体" w:hAnsi="黑体" w:cs="黑体" w:hint="eastAsia"/>
          <w:kern w:val="0"/>
          <w:sz w:val="32"/>
          <w:szCs w:val="32"/>
          <w:shd w:val="clear" w:color="auto" w:fill="FFFFFF"/>
          <w:lang w:bidi="ar"/>
        </w:rPr>
        <w:lastRenderedPageBreak/>
        <w:t>一、基本情况</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1119"/>
        <w:gridCol w:w="913"/>
        <w:gridCol w:w="1673"/>
        <w:gridCol w:w="1136"/>
        <w:gridCol w:w="572"/>
        <w:gridCol w:w="2266"/>
      </w:tblGrid>
      <w:tr w:rsidR="008A43DA" w14:paraId="2EC08DF7" w14:textId="77777777">
        <w:trPr>
          <w:trHeight w:val="800"/>
          <w:jc w:val="center"/>
        </w:trPr>
        <w:tc>
          <w:tcPr>
            <w:tcW w:w="2479" w:type="dxa"/>
            <w:gridSpan w:val="2"/>
            <w:tcBorders>
              <w:top w:val="single" w:sz="4" w:space="0" w:color="auto"/>
              <w:left w:val="single" w:sz="4" w:space="0" w:color="auto"/>
              <w:bottom w:val="single" w:sz="4" w:space="0" w:color="auto"/>
              <w:right w:val="single" w:sz="4" w:space="0" w:color="auto"/>
            </w:tcBorders>
            <w:vAlign w:val="center"/>
          </w:tcPr>
          <w:p w14:paraId="21AAFBDB" w14:textId="77777777" w:rsidR="008A43DA" w:rsidRDefault="00000000">
            <w:pPr>
              <w:spacing w:line="240" w:lineRule="auto"/>
              <w:ind w:firstLineChars="0" w:firstLine="0"/>
              <w:jc w:val="center"/>
              <w:rPr>
                <w:szCs w:val="28"/>
              </w:rPr>
            </w:pPr>
            <w:r>
              <w:rPr>
                <w:rFonts w:hint="eastAsia"/>
                <w:szCs w:val="28"/>
              </w:rPr>
              <w:t>项目名称</w:t>
            </w:r>
          </w:p>
        </w:tc>
        <w:tc>
          <w:tcPr>
            <w:tcW w:w="6560" w:type="dxa"/>
            <w:gridSpan w:val="5"/>
            <w:tcBorders>
              <w:top w:val="single" w:sz="4" w:space="0" w:color="auto"/>
              <w:left w:val="single" w:sz="4" w:space="0" w:color="auto"/>
              <w:bottom w:val="single" w:sz="4" w:space="0" w:color="auto"/>
              <w:right w:val="single" w:sz="4" w:space="0" w:color="auto"/>
            </w:tcBorders>
            <w:vAlign w:val="center"/>
          </w:tcPr>
          <w:p w14:paraId="378CC724" w14:textId="4631DED8" w:rsidR="008A43DA" w:rsidRDefault="00000000">
            <w:pPr>
              <w:spacing w:line="240" w:lineRule="auto"/>
              <w:ind w:firstLineChars="0" w:firstLine="0"/>
              <w:jc w:val="center"/>
              <w:rPr>
                <w:szCs w:val="28"/>
              </w:rPr>
            </w:pPr>
            <w:r>
              <w:rPr>
                <w:rFonts w:hint="eastAsia"/>
                <w:szCs w:val="28"/>
              </w:rPr>
              <w:t>基于物理-数据双驱动的盾构智能掘进感知</w:t>
            </w:r>
            <w:ins w:id="9" w:author="#CUI SHUAIWEN#" w:date="2026-02-01T19:37:00Z" w16du:dateUtc="2026-02-01T11:37:00Z">
              <w:r w:rsidR="00051C9B">
                <w:rPr>
                  <w:rFonts w:hint="eastAsia"/>
                  <w:szCs w:val="28"/>
                </w:rPr>
                <w:t>-</w:t>
              </w:r>
            </w:ins>
            <w:del w:id="10" w:author="#CUI SHUAIWEN#" w:date="2026-02-01T19:37:00Z" w16du:dateUtc="2026-02-01T11:37:00Z">
              <w:r w:rsidDel="00051C9B">
                <w:rPr>
                  <w:rFonts w:hint="eastAsia"/>
                  <w:szCs w:val="28"/>
                </w:rPr>
                <w:delText>一</w:delText>
              </w:r>
            </w:del>
            <w:r>
              <w:rPr>
                <w:rFonts w:hint="eastAsia"/>
                <w:szCs w:val="28"/>
              </w:rPr>
              <w:t>预测</w:t>
            </w:r>
            <w:ins w:id="11" w:author="#CUI SHUAIWEN#" w:date="2026-02-01T19:37:00Z" w16du:dateUtc="2026-02-01T11:37:00Z">
              <w:r w:rsidR="00051C9B">
                <w:rPr>
                  <w:rFonts w:hint="eastAsia"/>
                  <w:szCs w:val="28"/>
                </w:rPr>
                <w:t>-</w:t>
              </w:r>
            </w:ins>
            <w:del w:id="12" w:author="#CUI SHUAIWEN#" w:date="2026-02-01T19:37:00Z" w16du:dateUtc="2026-02-01T11:37:00Z">
              <w:r w:rsidDel="00051C9B">
                <w:rPr>
                  <w:rFonts w:hint="eastAsia"/>
                  <w:szCs w:val="28"/>
                </w:rPr>
                <w:delText>一</w:delText>
              </w:r>
            </w:del>
            <w:r>
              <w:rPr>
                <w:rFonts w:hint="eastAsia"/>
                <w:szCs w:val="28"/>
              </w:rPr>
              <w:t>控制一体化技术</w:t>
            </w:r>
          </w:p>
        </w:tc>
      </w:tr>
      <w:tr w:rsidR="008A43DA" w14:paraId="0E797025" w14:textId="77777777">
        <w:trPr>
          <w:trHeight w:val="899"/>
          <w:jc w:val="center"/>
        </w:trPr>
        <w:tc>
          <w:tcPr>
            <w:tcW w:w="2479" w:type="dxa"/>
            <w:gridSpan w:val="2"/>
            <w:tcBorders>
              <w:top w:val="single" w:sz="4" w:space="0" w:color="auto"/>
              <w:left w:val="single" w:sz="4" w:space="0" w:color="auto"/>
              <w:bottom w:val="single" w:sz="4" w:space="0" w:color="auto"/>
              <w:right w:val="single" w:sz="4" w:space="0" w:color="auto"/>
            </w:tcBorders>
            <w:vAlign w:val="center"/>
          </w:tcPr>
          <w:p w14:paraId="2C130710" w14:textId="77777777" w:rsidR="008A43DA" w:rsidRDefault="00000000">
            <w:pPr>
              <w:spacing w:line="240" w:lineRule="auto"/>
              <w:ind w:firstLineChars="0" w:firstLine="0"/>
              <w:jc w:val="center"/>
              <w:rPr>
                <w:szCs w:val="28"/>
              </w:rPr>
            </w:pPr>
            <w:r>
              <w:rPr>
                <w:rFonts w:hint="eastAsia"/>
                <w:szCs w:val="28"/>
              </w:rPr>
              <w:t>单位名称</w:t>
            </w:r>
          </w:p>
        </w:tc>
        <w:tc>
          <w:tcPr>
            <w:tcW w:w="6560" w:type="dxa"/>
            <w:gridSpan w:val="5"/>
            <w:tcBorders>
              <w:top w:val="single" w:sz="4" w:space="0" w:color="auto"/>
              <w:left w:val="single" w:sz="4" w:space="0" w:color="auto"/>
              <w:bottom w:val="single" w:sz="4" w:space="0" w:color="auto"/>
              <w:right w:val="single" w:sz="4" w:space="0" w:color="auto"/>
            </w:tcBorders>
            <w:vAlign w:val="center"/>
          </w:tcPr>
          <w:p w14:paraId="7102AB7B" w14:textId="77777777" w:rsidR="008A43DA" w:rsidRDefault="00000000">
            <w:pPr>
              <w:spacing w:line="240" w:lineRule="auto"/>
              <w:ind w:firstLineChars="0" w:firstLine="0"/>
              <w:jc w:val="center"/>
              <w:rPr>
                <w:szCs w:val="28"/>
              </w:rPr>
            </w:pPr>
            <w:r>
              <w:rPr>
                <w:rFonts w:hint="eastAsia"/>
                <w:szCs w:val="28"/>
              </w:rPr>
              <w:t>中交一公局第八工程有限公司</w:t>
            </w:r>
          </w:p>
        </w:tc>
      </w:tr>
      <w:tr w:rsidR="008A43DA" w14:paraId="2587DBE9" w14:textId="77777777">
        <w:trPr>
          <w:trHeight w:val="800"/>
          <w:jc w:val="center"/>
        </w:trPr>
        <w:tc>
          <w:tcPr>
            <w:tcW w:w="2479" w:type="dxa"/>
            <w:gridSpan w:val="2"/>
            <w:tcBorders>
              <w:top w:val="single" w:sz="4" w:space="0" w:color="auto"/>
              <w:left w:val="single" w:sz="4" w:space="0" w:color="auto"/>
              <w:bottom w:val="single" w:sz="4" w:space="0" w:color="auto"/>
              <w:right w:val="single" w:sz="4" w:space="0" w:color="auto"/>
            </w:tcBorders>
            <w:vAlign w:val="center"/>
          </w:tcPr>
          <w:p w14:paraId="63CFE2A1" w14:textId="77777777" w:rsidR="008A43DA" w:rsidRDefault="00000000">
            <w:pPr>
              <w:spacing w:line="240" w:lineRule="auto"/>
              <w:ind w:firstLineChars="0" w:firstLine="0"/>
              <w:jc w:val="center"/>
              <w:rPr>
                <w:szCs w:val="28"/>
              </w:rPr>
            </w:pPr>
            <w:r>
              <w:rPr>
                <w:rFonts w:hint="eastAsia"/>
                <w:szCs w:val="28"/>
              </w:rPr>
              <w:t>注册时间及地区</w:t>
            </w:r>
          </w:p>
        </w:tc>
        <w:tc>
          <w:tcPr>
            <w:tcW w:w="2586" w:type="dxa"/>
            <w:gridSpan w:val="2"/>
            <w:tcBorders>
              <w:top w:val="single" w:sz="4" w:space="0" w:color="auto"/>
              <w:left w:val="single" w:sz="4" w:space="0" w:color="auto"/>
              <w:bottom w:val="single" w:sz="4" w:space="0" w:color="auto"/>
              <w:right w:val="single" w:sz="4" w:space="0" w:color="auto"/>
            </w:tcBorders>
            <w:vAlign w:val="center"/>
          </w:tcPr>
          <w:p w14:paraId="39361441" w14:textId="77777777" w:rsidR="008A43DA" w:rsidRDefault="00000000">
            <w:pPr>
              <w:spacing w:line="240" w:lineRule="auto"/>
              <w:ind w:firstLineChars="0" w:firstLine="0"/>
              <w:jc w:val="center"/>
              <w:rPr>
                <w:szCs w:val="28"/>
              </w:rPr>
            </w:pPr>
            <w:r>
              <w:rPr>
                <w:rFonts w:hint="eastAsia"/>
                <w:szCs w:val="28"/>
              </w:rPr>
              <w:t>天津市河东区</w:t>
            </w:r>
          </w:p>
        </w:tc>
        <w:tc>
          <w:tcPr>
            <w:tcW w:w="1708" w:type="dxa"/>
            <w:gridSpan w:val="2"/>
            <w:tcBorders>
              <w:top w:val="single" w:sz="4" w:space="0" w:color="auto"/>
              <w:left w:val="single" w:sz="4" w:space="0" w:color="auto"/>
              <w:bottom w:val="single" w:sz="4" w:space="0" w:color="auto"/>
              <w:right w:val="single" w:sz="4" w:space="0" w:color="auto"/>
            </w:tcBorders>
            <w:vAlign w:val="center"/>
          </w:tcPr>
          <w:p w14:paraId="6AB3CC51" w14:textId="77777777" w:rsidR="008A43DA" w:rsidRDefault="00000000">
            <w:pPr>
              <w:spacing w:line="240" w:lineRule="auto"/>
              <w:ind w:firstLineChars="0" w:firstLine="0"/>
              <w:jc w:val="center"/>
              <w:rPr>
                <w:szCs w:val="28"/>
              </w:rPr>
            </w:pPr>
            <w:r>
              <w:rPr>
                <w:rFonts w:hint="eastAsia"/>
                <w:szCs w:val="28"/>
              </w:rPr>
              <w:t>参赛团队</w:t>
            </w:r>
          </w:p>
          <w:p w14:paraId="0EB21CF1" w14:textId="77777777" w:rsidR="008A43DA" w:rsidRDefault="00000000">
            <w:pPr>
              <w:spacing w:line="240" w:lineRule="auto"/>
              <w:ind w:firstLineChars="0" w:firstLine="0"/>
              <w:jc w:val="center"/>
            </w:pPr>
            <w:r>
              <w:rPr>
                <w:rFonts w:hint="eastAsia"/>
                <w:szCs w:val="28"/>
              </w:rPr>
              <w:t>平均年龄</w:t>
            </w:r>
          </w:p>
        </w:tc>
        <w:tc>
          <w:tcPr>
            <w:tcW w:w="2266" w:type="dxa"/>
            <w:tcBorders>
              <w:top w:val="single" w:sz="4" w:space="0" w:color="auto"/>
              <w:left w:val="single" w:sz="4" w:space="0" w:color="auto"/>
              <w:bottom w:val="single" w:sz="4" w:space="0" w:color="auto"/>
              <w:right w:val="single" w:sz="4" w:space="0" w:color="auto"/>
            </w:tcBorders>
            <w:vAlign w:val="center"/>
          </w:tcPr>
          <w:p w14:paraId="620CF109" w14:textId="77777777" w:rsidR="008A43DA" w:rsidRDefault="008A43DA">
            <w:pPr>
              <w:spacing w:line="240" w:lineRule="auto"/>
              <w:ind w:firstLineChars="0" w:firstLine="0"/>
              <w:rPr>
                <w:szCs w:val="28"/>
              </w:rPr>
            </w:pPr>
          </w:p>
        </w:tc>
      </w:tr>
      <w:tr w:rsidR="008A43DA" w14:paraId="68585537" w14:textId="77777777">
        <w:trPr>
          <w:trHeight w:val="914"/>
          <w:jc w:val="center"/>
        </w:trPr>
        <w:tc>
          <w:tcPr>
            <w:tcW w:w="2479" w:type="dxa"/>
            <w:gridSpan w:val="2"/>
            <w:tcBorders>
              <w:top w:val="single" w:sz="4" w:space="0" w:color="auto"/>
              <w:left w:val="single" w:sz="4" w:space="0" w:color="auto"/>
              <w:bottom w:val="single" w:sz="4" w:space="0" w:color="auto"/>
              <w:right w:val="single" w:sz="4" w:space="0" w:color="auto"/>
            </w:tcBorders>
            <w:vAlign w:val="center"/>
          </w:tcPr>
          <w:p w14:paraId="680C33DD" w14:textId="77777777" w:rsidR="008A43DA" w:rsidRDefault="00000000">
            <w:pPr>
              <w:spacing w:line="240" w:lineRule="auto"/>
              <w:ind w:firstLineChars="0" w:firstLine="0"/>
              <w:jc w:val="center"/>
              <w:rPr>
                <w:szCs w:val="28"/>
              </w:rPr>
            </w:pPr>
            <w:r>
              <w:rPr>
                <w:rFonts w:hint="eastAsia"/>
                <w:szCs w:val="28"/>
              </w:rPr>
              <w:t>统一社会信用代码</w:t>
            </w:r>
          </w:p>
        </w:tc>
        <w:tc>
          <w:tcPr>
            <w:tcW w:w="2586" w:type="dxa"/>
            <w:gridSpan w:val="2"/>
            <w:tcBorders>
              <w:top w:val="single" w:sz="4" w:space="0" w:color="auto"/>
              <w:left w:val="single" w:sz="4" w:space="0" w:color="auto"/>
              <w:bottom w:val="single" w:sz="4" w:space="0" w:color="auto"/>
              <w:right w:val="single" w:sz="4" w:space="0" w:color="auto"/>
            </w:tcBorders>
            <w:vAlign w:val="center"/>
          </w:tcPr>
          <w:p w14:paraId="372E844C" w14:textId="77777777" w:rsidR="008A43DA" w:rsidRDefault="008A43DA">
            <w:pPr>
              <w:spacing w:line="240" w:lineRule="auto"/>
              <w:ind w:firstLineChars="0" w:firstLine="0"/>
              <w:jc w:val="center"/>
              <w:rPr>
                <w:szCs w:val="28"/>
              </w:rPr>
            </w:pPr>
          </w:p>
        </w:tc>
        <w:tc>
          <w:tcPr>
            <w:tcW w:w="1708" w:type="dxa"/>
            <w:gridSpan w:val="2"/>
            <w:tcBorders>
              <w:top w:val="single" w:sz="4" w:space="0" w:color="auto"/>
              <w:left w:val="single" w:sz="4" w:space="0" w:color="auto"/>
              <w:bottom w:val="single" w:sz="4" w:space="0" w:color="auto"/>
              <w:right w:val="single" w:sz="4" w:space="0" w:color="auto"/>
            </w:tcBorders>
            <w:vAlign w:val="center"/>
          </w:tcPr>
          <w:p w14:paraId="0E961760" w14:textId="77777777" w:rsidR="008A43DA" w:rsidRDefault="00000000">
            <w:pPr>
              <w:spacing w:line="240" w:lineRule="auto"/>
              <w:ind w:firstLineChars="0" w:firstLine="0"/>
              <w:jc w:val="center"/>
              <w:rPr>
                <w:szCs w:val="28"/>
              </w:rPr>
            </w:pPr>
            <w:r>
              <w:rPr>
                <w:rFonts w:hint="eastAsia"/>
                <w:szCs w:val="28"/>
              </w:rPr>
              <w:t>法人代表</w:t>
            </w:r>
          </w:p>
        </w:tc>
        <w:tc>
          <w:tcPr>
            <w:tcW w:w="2266" w:type="dxa"/>
            <w:tcBorders>
              <w:top w:val="single" w:sz="4" w:space="0" w:color="auto"/>
              <w:left w:val="single" w:sz="4" w:space="0" w:color="auto"/>
              <w:bottom w:val="single" w:sz="4" w:space="0" w:color="auto"/>
              <w:right w:val="single" w:sz="4" w:space="0" w:color="auto"/>
            </w:tcBorders>
            <w:vAlign w:val="center"/>
          </w:tcPr>
          <w:p w14:paraId="2F0B8775" w14:textId="77777777" w:rsidR="008A43DA" w:rsidRDefault="008A43DA">
            <w:pPr>
              <w:spacing w:line="240" w:lineRule="auto"/>
              <w:ind w:firstLineChars="0" w:firstLine="0"/>
              <w:rPr>
                <w:szCs w:val="28"/>
              </w:rPr>
            </w:pPr>
          </w:p>
        </w:tc>
      </w:tr>
      <w:tr w:rsidR="008A43DA" w14:paraId="00B5A79B" w14:textId="77777777">
        <w:trPr>
          <w:trHeight w:val="762"/>
          <w:jc w:val="center"/>
        </w:trPr>
        <w:tc>
          <w:tcPr>
            <w:tcW w:w="2479" w:type="dxa"/>
            <w:gridSpan w:val="2"/>
            <w:tcBorders>
              <w:top w:val="single" w:sz="4" w:space="0" w:color="auto"/>
              <w:left w:val="single" w:sz="4" w:space="0" w:color="auto"/>
              <w:bottom w:val="single" w:sz="4" w:space="0" w:color="auto"/>
              <w:right w:val="single" w:sz="4" w:space="0" w:color="auto"/>
            </w:tcBorders>
            <w:vAlign w:val="center"/>
          </w:tcPr>
          <w:p w14:paraId="1FCA0449" w14:textId="77777777" w:rsidR="008A43DA" w:rsidRDefault="00000000">
            <w:pPr>
              <w:spacing w:line="240" w:lineRule="auto"/>
              <w:ind w:firstLineChars="0" w:firstLine="0"/>
              <w:jc w:val="center"/>
              <w:rPr>
                <w:szCs w:val="28"/>
              </w:rPr>
            </w:pPr>
            <w:r>
              <w:rPr>
                <w:rFonts w:hint="eastAsia"/>
                <w:szCs w:val="28"/>
              </w:rPr>
              <w:t>项目负责人</w:t>
            </w:r>
          </w:p>
        </w:tc>
        <w:tc>
          <w:tcPr>
            <w:tcW w:w="2586" w:type="dxa"/>
            <w:gridSpan w:val="2"/>
            <w:tcBorders>
              <w:top w:val="single" w:sz="4" w:space="0" w:color="auto"/>
              <w:left w:val="single" w:sz="4" w:space="0" w:color="auto"/>
              <w:bottom w:val="single" w:sz="4" w:space="0" w:color="auto"/>
              <w:right w:val="single" w:sz="4" w:space="0" w:color="auto"/>
            </w:tcBorders>
            <w:vAlign w:val="center"/>
          </w:tcPr>
          <w:p w14:paraId="24132E2D" w14:textId="77777777" w:rsidR="008A43DA" w:rsidRDefault="008A43DA">
            <w:pPr>
              <w:spacing w:line="240" w:lineRule="auto"/>
              <w:ind w:firstLineChars="0" w:firstLine="0"/>
              <w:jc w:val="center"/>
              <w:rPr>
                <w:szCs w:val="28"/>
              </w:rPr>
            </w:pPr>
          </w:p>
        </w:tc>
        <w:tc>
          <w:tcPr>
            <w:tcW w:w="1708" w:type="dxa"/>
            <w:gridSpan w:val="2"/>
            <w:tcBorders>
              <w:top w:val="single" w:sz="4" w:space="0" w:color="auto"/>
              <w:left w:val="single" w:sz="4" w:space="0" w:color="auto"/>
              <w:bottom w:val="single" w:sz="4" w:space="0" w:color="auto"/>
              <w:right w:val="single" w:sz="4" w:space="0" w:color="auto"/>
            </w:tcBorders>
            <w:vAlign w:val="center"/>
          </w:tcPr>
          <w:p w14:paraId="0EDF3D08" w14:textId="77777777" w:rsidR="008A43DA" w:rsidRDefault="00000000">
            <w:pPr>
              <w:spacing w:line="240" w:lineRule="auto"/>
              <w:ind w:firstLineChars="0" w:firstLine="0"/>
              <w:jc w:val="center"/>
              <w:rPr>
                <w:szCs w:val="28"/>
              </w:rPr>
            </w:pPr>
            <w:r>
              <w:rPr>
                <w:rFonts w:hint="eastAsia"/>
                <w:szCs w:val="28"/>
              </w:rPr>
              <w:t>联系电话</w:t>
            </w:r>
          </w:p>
        </w:tc>
        <w:tc>
          <w:tcPr>
            <w:tcW w:w="2266" w:type="dxa"/>
            <w:tcBorders>
              <w:top w:val="single" w:sz="4" w:space="0" w:color="auto"/>
              <w:left w:val="single" w:sz="4" w:space="0" w:color="auto"/>
              <w:bottom w:val="single" w:sz="4" w:space="0" w:color="auto"/>
              <w:right w:val="single" w:sz="4" w:space="0" w:color="auto"/>
            </w:tcBorders>
            <w:vAlign w:val="center"/>
          </w:tcPr>
          <w:p w14:paraId="253516BA" w14:textId="77777777" w:rsidR="008A43DA" w:rsidRDefault="008A43DA">
            <w:pPr>
              <w:spacing w:line="240" w:lineRule="auto"/>
              <w:ind w:firstLineChars="0" w:firstLine="0"/>
              <w:rPr>
                <w:szCs w:val="28"/>
              </w:rPr>
            </w:pPr>
          </w:p>
        </w:tc>
      </w:tr>
      <w:tr w:rsidR="008A43DA" w14:paraId="30A8C955" w14:textId="77777777">
        <w:trPr>
          <w:trHeight w:val="841"/>
          <w:jc w:val="center"/>
        </w:trPr>
        <w:tc>
          <w:tcPr>
            <w:tcW w:w="2479" w:type="dxa"/>
            <w:gridSpan w:val="2"/>
            <w:tcBorders>
              <w:top w:val="single" w:sz="4" w:space="0" w:color="auto"/>
              <w:left w:val="single" w:sz="4" w:space="0" w:color="auto"/>
              <w:bottom w:val="single" w:sz="4" w:space="0" w:color="auto"/>
              <w:right w:val="single" w:sz="4" w:space="0" w:color="auto"/>
            </w:tcBorders>
            <w:vAlign w:val="center"/>
          </w:tcPr>
          <w:p w14:paraId="53EB841A" w14:textId="77777777" w:rsidR="008A43DA" w:rsidRDefault="00000000">
            <w:pPr>
              <w:spacing w:line="240" w:lineRule="auto"/>
              <w:ind w:firstLineChars="0" w:firstLine="0"/>
              <w:jc w:val="center"/>
              <w:rPr>
                <w:szCs w:val="28"/>
              </w:rPr>
            </w:pPr>
            <w:r>
              <w:rPr>
                <w:rFonts w:hint="eastAsia"/>
                <w:szCs w:val="28"/>
              </w:rPr>
              <w:t>单位地址</w:t>
            </w:r>
          </w:p>
        </w:tc>
        <w:tc>
          <w:tcPr>
            <w:tcW w:w="6560" w:type="dxa"/>
            <w:gridSpan w:val="5"/>
            <w:tcBorders>
              <w:top w:val="single" w:sz="4" w:space="0" w:color="auto"/>
              <w:left w:val="single" w:sz="4" w:space="0" w:color="auto"/>
              <w:bottom w:val="single" w:sz="4" w:space="0" w:color="auto"/>
              <w:right w:val="single" w:sz="4" w:space="0" w:color="auto"/>
            </w:tcBorders>
            <w:vAlign w:val="center"/>
          </w:tcPr>
          <w:p w14:paraId="0D37CC64" w14:textId="77777777" w:rsidR="008A43DA" w:rsidRDefault="008A43DA">
            <w:pPr>
              <w:spacing w:line="240" w:lineRule="auto"/>
              <w:ind w:firstLineChars="0" w:firstLine="0"/>
              <w:rPr>
                <w:szCs w:val="28"/>
              </w:rPr>
            </w:pPr>
          </w:p>
        </w:tc>
      </w:tr>
      <w:tr w:rsidR="008A43DA" w14:paraId="3E3F8A44" w14:textId="77777777">
        <w:trPr>
          <w:trHeight w:val="609"/>
          <w:jc w:val="center"/>
        </w:trPr>
        <w:tc>
          <w:tcPr>
            <w:tcW w:w="1360" w:type="dxa"/>
            <w:vMerge w:val="restart"/>
            <w:tcBorders>
              <w:top w:val="single" w:sz="4" w:space="0" w:color="auto"/>
              <w:left w:val="single" w:sz="4" w:space="0" w:color="auto"/>
              <w:right w:val="single" w:sz="4" w:space="0" w:color="auto"/>
            </w:tcBorders>
            <w:vAlign w:val="center"/>
          </w:tcPr>
          <w:p w14:paraId="564093C6" w14:textId="77777777" w:rsidR="008A43DA" w:rsidRDefault="00000000">
            <w:pPr>
              <w:spacing w:line="240" w:lineRule="auto"/>
              <w:ind w:firstLineChars="0" w:firstLine="0"/>
              <w:jc w:val="center"/>
            </w:pPr>
            <w:r>
              <w:rPr>
                <w:rFonts w:hint="eastAsia"/>
                <w:szCs w:val="28"/>
              </w:rPr>
              <w:t>成果主要创造人</w:t>
            </w:r>
          </w:p>
        </w:tc>
        <w:tc>
          <w:tcPr>
            <w:tcW w:w="1119" w:type="dxa"/>
            <w:tcBorders>
              <w:top w:val="single" w:sz="4" w:space="0" w:color="auto"/>
              <w:left w:val="single" w:sz="4" w:space="0" w:color="auto"/>
              <w:right w:val="single" w:sz="4" w:space="0" w:color="auto"/>
            </w:tcBorders>
            <w:vAlign w:val="center"/>
          </w:tcPr>
          <w:p w14:paraId="0672013A" w14:textId="77777777" w:rsidR="008A43DA" w:rsidRDefault="00000000">
            <w:pPr>
              <w:pStyle w:val="IndexHeading"/>
              <w:ind w:firstLineChars="0" w:firstLine="0"/>
              <w:jc w:val="center"/>
              <w:rPr>
                <w:b w:val="0"/>
                <w:szCs w:val="28"/>
              </w:rPr>
            </w:pPr>
            <w:r>
              <w:rPr>
                <w:rFonts w:hint="eastAsia"/>
                <w:b w:val="0"/>
                <w:szCs w:val="28"/>
              </w:rPr>
              <w:t>姓名</w:t>
            </w:r>
          </w:p>
        </w:tc>
        <w:tc>
          <w:tcPr>
            <w:tcW w:w="913" w:type="dxa"/>
            <w:tcBorders>
              <w:top w:val="single" w:sz="4" w:space="0" w:color="auto"/>
              <w:left w:val="single" w:sz="4" w:space="0" w:color="auto"/>
              <w:bottom w:val="single" w:sz="4" w:space="0" w:color="auto"/>
              <w:right w:val="single" w:sz="4" w:space="0" w:color="auto"/>
            </w:tcBorders>
            <w:vAlign w:val="center"/>
          </w:tcPr>
          <w:p w14:paraId="5EA5CFEE" w14:textId="77777777" w:rsidR="008A43DA" w:rsidRDefault="00000000">
            <w:pPr>
              <w:spacing w:line="240" w:lineRule="auto"/>
              <w:ind w:firstLineChars="0" w:firstLine="0"/>
              <w:jc w:val="center"/>
              <w:rPr>
                <w:szCs w:val="28"/>
              </w:rPr>
            </w:pPr>
            <w:r>
              <w:rPr>
                <w:rFonts w:hint="eastAsia"/>
                <w:szCs w:val="28"/>
              </w:rPr>
              <w:t>年龄</w:t>
            </w:r>
          </w:p>
        </w:tc>
        <w:tc>
          <w:tcPr>
            <w:tcW w:w="2809" w:type="dxa"/>
            <w:gridSpan w:val="2"/>
            <w:tcBorders>
              <w:top w:val="single" w:sz="4" w:space="0" w:color="auto"/>
              <w:left w:val="single" w:sz="4" w:space="0" w:color="auto"/>
              <w:bottom w:val="single" w:sz="4" w:space="0" w:color="auto"/>
              <w:right w:val="single" w:sz="4" w:space="0" w:color="auto"/>
            </w:tcBorders>
            <w:vAlign w:val="center"/>
          </w:tcPr>
          <w:p w14:paraId="1A26D0B4" w14:textId="77777777" w:rsidR="008A43DA" w:rsidRDefault="00000000">
            <w:pPr>
              <w:spacing w:line="240" w:lineRule="auto"/>
              <w:ind w:firstLineChars="0" w:firstLine="0"/>
              <w:jc w:val="center"/>
              <w:rPr>
                <w:szCs w:val="28"/>
              </w:rPr>
            </w:pPr>
            <w:r>
              <w:rPr>
                <w:rFonts w:hint="eastAsia"/>
                <w:szCs w:val="28"/>
              </w:rPr>
              <w:t>身份证号</w:t>
            </w:r>
          </w:p>
        </w:tc>
        <w:tc>
          <w:tcPr>
            <w:tcW w:w="2838" w:type="dxa"/>
            <w:gridSpan w:val="2"/>
            <w:tcBorders>
              <w:top w:val="single" w:sz="4" w:space="0" w:color="auto"/>
              <w:left w:val="single" w:sz="4" w:space="0" w:color="auto"/>
              <w:bottom w:val="single" w:sz="4" w:space="0" w:color="auto"/>
              <w:right w:val="single" w:sz="4" w:space="0" w:color="auto"/>
            </w:tcBorders>
            <w:vAlign w:val="center"/>
          </w:tcPr>
          <w:p w14:paraId="5E214ACD" w14:textId="77777777" w:rsidR="008A43DA" w:rsidRDefault="00000000">
            <w:pPr>
              <w:spacing w:line="240" w:lineRule="auto"/>
              <w:ind w:firstLineChars="0" w:firstLine="0"/>
              <w:jc w:val="center"/>
              <w:rPr>
                <w:szCs w:val="28"/>
              </w:rPr>
            </w:pPr>
            <w:r>
              <w:rPr>
                <w:rFonts w:hint="eastAsia"/>
                <w:szCs w:val="28"/>
              </w:rPr>
              <w:t>职务</w:t>
            </w:r>
          </w:p>
        </w:tc>
      </w:tr>
      <w:tr w:rsidR="008A43DA" w14:paraId="5AD65150" w14:textId="77777777">
        <w:trPr>
          <w:trHeight w:val="622"/>
          <w:jc w:val="center"/>
        </w:trPr>
        <w:tc>
          <w:tcPr>
            <w:tcW w:w="1360" w:type="dxa"/>
            <w:vMerge/>
            <w:tcBorders>
              <w:left w:val="single" w:sz="4" w:space="0" w:color="auto"/>
              <w:right w:val="single" w:sz="4" w:space="0" w:color="auto"/>
            </w:tcBorders>
            <w:vAlign w:val="center"/>
          </w:tcPr>
          <w:p w14:paraId="26A82CD8" w14:textId="77777777" w:rsidR="008A43DA" w:rsidRDefault="008A43DA">
            <w:pPr>
              <w:spacing w:line="240" w:lineRule="auto"/>
              <w:ind w:firstLineChars="0" w:firstLine="0"/>
              <w:jc w:val="center"/>
              <w:rPr>
                <w:szCs w:val="28"/>
              </w:rPr>
            </w:pPr>
          </w:p>
        </w:tc>
        <w:tc>
          <w:tcPr>
            <w:tcW w:w="1119" w:type="dxa"/>
            <w:tcBorders>
              <w:left w:val="single" w:sz="4" w:space="0" w:color="auto"/>
              <w:right w:val="single" w:sz="4" w:space="0" w:color="auto"/>
            </w:tcBorders>
            <w:vAlign w:val="center"/>
          </w:tcPr>
          <w:p w14:paraId="1CCD21A7" w14:textId="77777777" w:rsidR="008A43DA" w:rsidRDefault="00000000">
            <w:pPr>
              <w:spacing w:line="240" w:lineRule="auto"/>
              <w:ind w:firstLineChars="0" w:firstLine="0"/>
              <w:jc w:val="center"/>
              <w:rPr>
                <w:szCs w:val="28"/>
              </w:rPr>
            </w:pPr>
            <w:r>
              <w:rPr>
                <w:rFonts w:hint="eastAsia"/>
                <w:szCs w:val="28"/>
              </w:rPr>
              <w:t>刘通</w:t>
            </w:r>
          </w:p>
        </w:tc>
        <w:tc>
          <w:tcPr>
            <w:tcW w:w="913" w:type="dxa"/>
            <w:tcBorders>
              <w:top w:val="single" w:sz="4" w:space="0" w:color="auto"/>
              <w:left w:val="single" w:sz="4" w:space="0" w:color="auto"/>
              <w:bottom w:val="single" w:sz="4" w:space="0" w:color="auto"/>
              <w:right w:val="single" w:sz="4" w:space="0" w:color="auto"/>
            </w:tcBorders>
            <w:vAlign w:val="center"/>
          </w:tcPr>
          <w:p w14:paraId="0490CC94" w14:textId="77777777" w:rsidR="008A43DA" w:rsidRDefault="00000000">
            <w:pPr>
              <w:spacing w:line="240" w:lineRule="auto"/>
              <w:ind w:firstLineChars="0" w:firstLine="0"/>
              <w:jc w:val="center"/>
              <w:rPr>
                <w:szCs w:val="28"/>
              </w:rPr>
            </w:pPr>
            <w:r>
              <w:rPr>
                <w:rFonts w:hint="eastAsia"/>
                <w:szCs w:val="28"/>
              </w:rPr>
              <w:t>35</w:t>
            </w:r>
          </w:p>
        </w:tc>
        <w:tc>
          <w:tcPr>
            <w:tcW w:w="2809" w:type="dxa"/>
            <w:gridSpan w:val="2"/>
            <w:tcBorders>
              <w:top w:val="single" w:sz="4" w:space="0" w:color="auto"/>
              <w:left w:val="single" w:sz="4" w:space="0" w:color="auto"/>
              <w:bottom w:val="single" w:sz="4" w:space="0" w:color="auto"/>
              <w:right w:val="single" w:sz="4" w:space="0" w:color="auto"/>
            </w:tcBorders>
            <w:vAlign w:val="center"/>
          </w:tcPr>
          <w:p w14:paraId="4204F320" w14:textId="77777777" w:rsidR="008A43DA" w:rsidRDefault="008A43DA">
            <w:pPr>
              <w:spacing w:line="240" w:lineRule="auto"/>
              <w:ind w:firstLineChars="0" w:firstLine="0"/>
              <w:jc w:val="center"/>
              <w:rPr>
                <w:szCs w:val="28"/>
              </w:rPr>
            </w:pPr>
          </w:p>
        </w:tc>
        <w:tc>
          <w:tcPr>
            <w:tcW w:w="2838" w:type="dxa"/>
            <w:gridSpan w:val="2"/>
            <w:tcBorders>
              <w:top w:val="single" w:sz="4" w:space="0" w:color="auto"/>
              <w:left w:val="single" w:sz="4" w:space="0" w:color="auto"/>
              <w:bottom w:val="single" w:sz="4" w:space="0" w:color="auto"/>
              <w:right w:val="single" w:sz="4" w:space="0" w:color="auto"/>
            </w:tcBorders>
            <w:vAlign w:val="center"/>
          </w:tcPr>
          <w:p w14:paraId="52EFF6A7" w14:textId="77777777" w:rsidR="008A43DA" w:rsidRDefault="00000000">
            <w:pPr>
              <w:spacing w:line="240" w:lineRule="auto"/>
              <w:ind w:firstLineChars="0" w:firstLine="0"/>
              <w:jc w:val="center"/>
              <w:rPr>
                <w:szCs w:val="28"/>
              </w:rPr>
            </w:pPr>
            <w:r>
              <w:rPr>
                <w:rFonts w:hint="eastAsia"/>
                <w:szCs w:val="28"/>
              </w:rPr>
              <w:t>项目总工</w:t>
            </w:r>
          </w:p>
        </w:tc>
      </w:tr>
      <w:tr w:rsidR="008A43DA" w14:paraId="5C6B29B5" w14:textId="77777777">
        <w:trPr>
          <w:trHeight w:val="517"/>
          <w:jc w:val="center"/>
        </w:trPr>
        <w:tc>
          <w:tcPr>
            <w:tcW w:w="1360" w:type="dxa"/>
            <w:vMerge w:val="restart"/>
            <w:tcBorders>
              <w:left w:val="single" w:sz="4" w:space="0" w:color="auto"/>
              <w:right w:val="single" w:sz="4" w:space="0" w:color="auto"/>
            </w:tcBorders>
            <w:vAlign w:val="center"/>
          </w:tcPr>
          <w:p w14:paraId="6AFA526F" w14:textId="77777777" w:rsidR="008A43DA" w:rsidRDefault="00000000">
            <w:pPr>
              <w:spacing w:line="240" w:lineRule="auto"/>
              <w:ind w:firstLineChars="0" w:firstLine="0"/>
              <w:jc w:val="center"/>
            </w:pPr>
            <w:r>
              <w:rPr>
                <w:rFonts w:hint="eastAsia"/>
                <w:szCs w:val="28"/>
              </w:rPr>
              <w:t>成果参与创造人</w:t>
            </w:r>
          </w:p>
        </w:tc>
        <w:tc>
          <w:tcPr>
            <w:tcW w:w="1119" w:type="dxa"/>
            <w:tcBorders>
              <w:left w:val="single" w:sz="4" w:space="0" w:color="auto"/>
              <w:right w:val="single" w:sz="4" w:space="0" w:color="auto"/>
            </w:tcBorders>
            <w:vAlign w:val="center"/>
          </w:tcPr>
          <w:p w14:paraId="20396D81" w14:textId="77777777" w:rsidR="008A43DA" w:rsidRDefault="00000000">
            <w:pPr>
              <w:spacing w:line="240" w:lineRule="auto"/>
              <w:ind w:firstLineChars="0" w:firstLine="0"/>
              <w:jc w:val="center"/>
              <w:rPr>
                <w:szCs w:val="28"/>
              </w:rPr>
            </w:pPr>
            <w:r>
              <w:rPr>
                <w:rFonts w:hint="eastAsia"/>
                <w:szCs w:val="28"/>
              </w:rPr>
              <w:t>张坤</w:t>
            </w:r>
          </w:p>
        </w:tc>
        <w:tc>
          <w:tcPr>
            <w:tcW w:w="913" w:type="dxa"/>
            <w:tcBorders>
              <w:top w:val="single" w:sz="4" w:space="0" w:color="auto"/>
              <w:left w:val="single" w:sz="4" w:space="0" w:color="auto"/>
              <w:bottom w:val="single" w:sz="4" w:space="0" w:color="auto"/>
              <w:right w:val="single" w:sz="4" w:space="0" w:color="auto"/>
            </w:tcBorders>
            <w:vAlign w:val="center"/>
          </w:tcPr>
          <w:p w14:paraId="562AA708" w14:textId="77777777" w:rsidR="008A43DA" w:rsidRDefault="008A43DA">
            <w:pPr>
              <w:spacing w:line="240" w:lineRule="auto"/>
              <w:ind w:firstLineChars="0" w:firstLine="0"/>
              <w:jc w:val="center"/>
              <w:rPr>
                <w:szCs w:val="28"/>
              </w:rPr>
            </w:pPr>
          </w:p>
        </w:tc>
        <w:tc>
          <w:tcPr>
            <w:tcW w:w="2809" w:type="dxa"/>
            <w:gridSpan w:val="2"/>
            <w:tcBorders>
              <w:top w:val="single" w:sz="4" w:space="0" w:color="auto"/>
              <w:left w:val="single" w:sz="4" w:space="0" w:color="auto"/>
              <w:bottom w:val="single" w:sz="4" w:space="0" w:color="auto"/>
              <w:right w:val="single" w:sz="4" w:space="0" w:color="auto"/>
            </w:tcBorders>
            <w:vAlign w:val="center"/>
          </w:tcPr>
          <w:p w14:paraId="3D56CE73" w14:textId="77777777" w:rsidR="008A43DA" w:rsidRDefault="008A43DA">
            <w:pPr>
              <w:spacing w:line="240" w:lineRule="auto"/>
              <w:ind w:firstLineChars="0" w:firstLine="0"/>
              <w:jc w:val="center"/>
              <w:rPr>
                <w:szCs w:val="28"/>
              </w:rPr>
            </w:pPr>
          </w:p>
        </w:tc>
        <w:tc>
          <w:tcPr>
            <w:tcW w:w="2838" w:type="dxa"/>
            <w:gridSpan w:val="2"/>
            <w:tcBorders>
              <w:top w:val="single" w:sz="4" w:space="0" w:color="auto"/>
              <w:left w:val="single" w:sz="4" w:space="0" w:color="auto"/>
              <w:bottom w:val="single" w:sz="4" w:space="0" w:color="auto"/>
              <w:right w:val="single" w:sz="4" w:space="0" w:color="auto"/>
            </w:tcBorders>
            <w:vAlign w:val="center"/>
          </w:tcPr>
          <w:p w14:paraId="463AE4DF" w14:textId="77777777" w:rsidR="008A43DA" w:rsidRDefault="00000000">
            <w:pPr>
              <w:spacing w:line="240" w:lineRule="auto"/>
              <w:ind w:firstLineChars="0" w:firstLine="0"/>
              <w:jc w:val="center"/>
              <w:rPr>
                <w:szCs w:val="28"/>
              </w:rPr>
            </w:pPr>
            <w:r>
              <w:rPr>
                <w:rFonts w:hint="eastAsia"/>
                <w:szCs w:val="28"/>
              </w:rPr>
              <w:t>盾构副经理</w:t>
            </w:r>
          </w:p>
        </w:tc>
      </w:tr>
      <w:tr w:rsidR="008A43DA" w14:paraId="04F8785E" w14:textId="77777777">
        <w:trPr>
          <w:trHeight w:val="609"/>
          <w:jc w:val="center"/>
        </w:trPr>
        <w:tc>
          <w:tcPr>
            <w:tcW w:w="1360" w:type="dxa"/>
            <w:vMerge/>
            <w:tcBorders>
              <w:left w:val="single" w:sz="4" w:space="0" w:color="auto"/>
              <w:right w:val="single" w:sz="4" w:space="0" w:color="auto"/>
            </w:tcBorders>
            <w:vAlign w:val="center"/>
          </w:tcPr>
          <w:p w14:paraId="162BF7C6" w14:textId="77777777" w:rsidR="008A43DA" w:rsidRDefault="008A43DA">
            <w:pPr>
              <w:spacing w:line="240" w:lineRule="auto"/>
              <w:ind w:firstLineChars="0" w:firstLine="0"/>
              <w:jc w:val="center"/>
              <w:rPr>
                <w:szCs w:val="28"/>
              </w:rPr>
            </w:pPr>
          </w:p>
        </w:tc>
        <w:tc>
          <w:tcPr>
            <w:tcW w:w="1119" w:type="dxa"/>
            <w:tcBorders>
              <w:left w:val="single" w:sz="4" w:space="0" w:color="auto"/>
              <w:right w:val="single" w:sz="4" w:space="0" w:color="auto"/>
            </w:tcBorders>
            <w:vAlign w:val="center"/>
          </w:tcPr>
          <w:p w14:paraId="2FCD1370" w14:textId="77777777" w:rsidR="008A43DA" w:rsidRDefault="00000000">
            <w:pPr>
              <w:spacing w:line="240" w:lineRule="auto"/>
              <w:ind w:firstLineChars="0" w:firstLine="0"/>
              <w:jc w:val="center"/>
              <w:rPr>
                <w:szCs w:val="28"/>
              </w:rPr>
            </w:pPr>
            <w:r>
              <w:rPr>
                <w:rFonts w:hint="eastAsia"/>
                <w:szCs w:val="28"/>
              </w:rPr>
              <w:t>顾金涛</w:t>
            </w:r>
          </w:p>
        </w:tc>
        <w:tc>
          <w:tcPr>
            <w:tcW w:w="913" w:type="dxa"/>
            <w:tcBorders>
              <w:top w:val="single" w:sz="4" w:space="0" w:color="auto"/>
              <w:left w:val="single" w:sz="4" w:space="0" w:color="auto"/>
              <w:bottom w:val="single" w:sz="4" w:space="0" w:color="auto"/>
              <w:right w:val="single" w:sz="4" w:space="0" w:color="auto"/>
            </w:tcBorders>
            <w:vAlign w:val="center"/>
          </w:tcPr>
          <w:p w14:paraId="696F857A" w14:textId="77777777" w:rsidR="008A43DA" w:rsidRDefault="008A43DA">
            <w:pPr>
              <w:spacing w:line="240" w:lineRule="auto"/>
              <w:ind w:firstLineChars="0" w:firstLine="0"/>
              <w:jc w:val="center"/>
              <w:rPr>
                <w:szCs w:val="28"/>
              </w:rPr>
            </w:pPr>
          </w:p>
        </w:tc>
        <w:tc>
          <w:tcPr>
            <w:tcW w:w="2809" w:type="dxa"/>
            <w:gridSpan w:val="2"/>
            <w:tcBorders>
              <w:top w:val="single" w:sz="4" w:space="0" w:color="auto"/>
              <w:left w:val="single" w:sz="4" w:space="0" w:color="auto"/>
              <w:bottom w:val="single" w:sz="4" w:space="0" w:color="auto"/>
              <w:right w:val="single" w:sz="4" w:space="0" w:color="auto"/>
            </w:tcBorders>
            <w:vAlign w:val="center"/>
          </w:tcPr>
          <w:p w14:paraId="766098B2" w14:textId="77777777" w:rsidR="008A43DA" w:rsidRDefault="008A43DA">
            <w:pPr>
              <w:spacing w:line="240" w:lineRule="auto"/>
              <w:ind w:firstLineChars="0" w:firstLine="0"/>
              <w:jc w:val="center"/>
              <w:rPr>
                <w:szCs w:val="28"/>
              </w:rPr>
            </w:pPr>
          </w:p>
        </w:tc>
        <w:tc>
          <w:tcPr>
            <w:tcW w:w="2838" w:type="dxa"/>
            <w:gridSpan w:val="2"/>
            <w:tcBorders>
              <w:top w:val="single" w:sz="4" w:space="0" w:color="auto"/>
              <w:left w:val="single" w:sz="4" w:space="0" w:color="auto"/>
              <w:bottom w:val="single" w:sz="4" w:space="0" w:color="auto"/>
              <w:right w:val="single" w:sz="4" w:space="0" w:color="auto"/>
            </w:tcBorders>
            <w:vAlign w:val="center"/>
          </w:tcPr>
          <w:p w14:paraId="72CEDCC5" w14:textId="77777777" w:rsidR="008A43DA" w:rsidRDefault="00000000">
            <w:pPr>
              <w:spacing w:line="240" w:lineRule="auto"/>
              <w:ind w:firstLineChars="0" w:firstLine="0"/>
              <w:jc w:val="center"/>
              <w:rPr>
                <w:szCs w:val="28"/>
              </w:rPr>
            </w:pPr>
            <w:r>
              <w:rPr>
                <w:rFonts w:hint="eastAsia"/>
                <w:szCs w:val="28"/>
              </w:rPr>
              <w:t>项目副总工</w:t>
            </w:r>
          </w:p>
        </w:tc>
      </w:tr>
      <w:tr w:rsidR="008A43DA" w14:paraId="336784FC" w14:textId="77777777">
        <w:trPr>
          <w:trHeight w:val="609"/>
          <w:jc w:val="center"/>
        </w:trPr>
        <w:tc>
          <w:tcPr>
            <w:tcW w:w="1360" w:type="dxa"/>
            <w:vMerge/>
            <w:tcBorders>
              <w:left w:val="single" w:sz="4" w:space="0" w:color="auto"/>
              <w:right w:val="single" w:sz="4" w:space="0" w:color="auto"/>
            </w:tcBorders>
            <w:vAlign w:val="center"/>
          </w:tcPr>
          <w:p w14:paraId="4B2E58EF" w14:textId="77777777" w:rsidR="008A43DA" w:rsidRDefault="008A43DA">
            <w:pPr>
              <w:spacing w:line="240" w:lineRule="auto"/>
              <w:ind w:firstLineChars="0" w:firstLine="0"/>
              <w:jc w:val="center"/>
              <w:rPr>
                <w:szCs w:val="28"/>
              </w:rPr>
            </w:pPr>
          </w:p>
        </w:tc>
        <w:tc>
          <w:tcPr>
            <w:tcW w:w="1119" w:type="dxa"/>
            <w:tcBorders>
              <w:left w:val="single" w:sz="4" w:space="0" w:color="auto"/>
              <w:right w:val="single" w:sz="4" w:space="0" w:color="auto"/>
            </w:tcBorders>
            <w:vAlign w:val="center"/>
          </w:tcPr>
          <w:p w14:paraId="4C1697CC" w14:textId="77777777" w:rsidR="008A43DA" w:rsidRDefault="00000000">
            <w:pPr>
              <w:spacing w:line="240" w:lineRule="auto"/>
              <w:ind w:firstLineChars="0" w:firstLine="0"/>
              <w:jc w:val="both"/>
              <w:rPr>
                <w:szCs w:val="28"/>
              </w:rPr>
            </w:pPr>
            <w:r>
              <w:rPr>
                <w:rFonts w:hint="eastAsia"/>
                <w:szCs w:val="28"/>
              </w:rPr>
              <w:t>张立明</w:t>
            </w:r>
          </w:p>
        </w:tc>
        <w:tc>
          <w:tcPr>
            <w:tcW w:w="913" w:type="dxa"/>
            <w:tcBorders>
              <w:top w:val="single" w:sz="4" w:space="0" w:color="auto"/>
              <w:left w:val="single" w:sz="4" w:space="0" w:color="auto"/>
              <w:bottom w:val="single" w:sz="4" w:space="0" w:color="auto"/>
              <w:right w:val="single" w:sz="4" w:space="0" w:color="auto"/>
            </w:tcBorders>
            <w:vAlign w:val="center"/>
          </w:tcPr>
          <w:p w14:paraId="19CA582F" w14:textId="77777777" w:rsidR="008A43DA" w:rsidRDefault="008A43DA">
            <w:pPr>
              <w:spacing w:line="240" w:lineRule="auto"/>
              <w:ind w:firstLineChars="0" w:firstLine="0"/>
              <w:jc w:val="center"/>
              <w:rPr>
                <w:szCs w:val="28"/>
              </w:rPr>
            </w:pPr>
          </w:p>
        </w:tc>
        <w:tc>
          <w:tcPr>
            <w:tcW w:w="2809" w:type="dxa"/>
            <w:gridSpan w:val="2"/>
            <w:tcBorders>
              <w:top w:val="single" w:sz="4" w:space="0" w:color="auto"/>
              <w:left w:val="single" w:sz="4" w:space="0" w:color="auto"/>
              <w:bottom w:val="single" w:sz="4" w:space="0" w:color="auto"/>
              <w:right w:val="single" w:sz="4" w:space="0" w:color="auto"/>
            </w:tcBorders>
            <w:vAlign w:val="center"/>
          </w:tcPr>
          <w:p w14:paraId="02A5CC35" w14:textId="77777777" w:rsidR="008A43DA" w:rsidRDefault="008A43DA">
            <w:pPr>
              <w:spacing w:line="240" w:lineRule="auto"/>
              <w:ind w:firstLineChars="0" w:firstLine="0"/>
              <w:jc w:val="center"/>
              <w:rPr>
                <w:szCs w:val="28"/>
              </w:rPr>
            </w:pPr>
          </w:p>
        </w:tc>
        <w:tc>
          <w:tcPr>
            <w:tcW w:w="2838" w:type="dxa"/>
            <w:gridSpan w:val="2"/>
            <w:tcBorders>
              <w:top w:val="single" w:sz="4" w:space="0" w:color="auto"/>
              <w:left w:val="single" w:sz="4" w:space="0" w:color="auto"/>
              <w:bottom w:val="single" w:sz="4" w:space="0" w:color="auto"/>
              <w:right w:val="single" w:sz="4" w:space="0" w:color="auto"/>
            </w:tcBorders>
            <w:vAlign w:val="center"/>
          </w:tcPr>
          <w:p w14:paraId="2D97CB85" w14:textId="77777777" w:rsidR="008A43DA" w:rsidRDefault="00000000">
            <w:pPr>
              <w:spacing w:line="240" w:lineRule="auto"/>
              <w:ind w:firstLineChars="0" w:firstLine="0"/>
              <w:jc w:val="center"/>
              <w:rPr>
                <w:szCs w:val="28"/>
              </w:rPr>
            </w:pPr>
            <w:r>
              <w:rPr>
                <w:rFonts w:hint="eastAsia"/>
                <w:szCs w:val="28"/>
              </w:rPr>
              <w:t>工区经理</w:t>
            </w:r>
          </w:p>
        </w:tc>
      </w:tr>
      <w:tr w:rsidR="008A43DA" w14:paraId="47D032F3" w14:textId="77777777">
        <w:trPr>
          <w:trHeight w:val="609"/>
          <w:jc w:val="center"/>
        </w:trPr>
        <w:tc>
          <w:tcPr>
            <w:tcW w:w="1360" w:type="dxa"/>
            <w:vMerge/>
            <w:tcBorders>
              <w:left w:val="single" w:sz="4" w:space="0" w:color="auto"/>
              <w:right w:val="single" w:sz="4" w:space="0" w:color="auto"/>
            </w:tcBorders>
            <w:vAlign w:val="center"/>
          </w:tcPr>
          <w:p w14:paraId="256595F5" w14:textId="77777777" w:rsidR="008A43DA" w:rsidRDefault="008A43DA">
            <w:pPr>
              <w:spacing w:line="240" w:lineRule="auto"/>
              <w:ind w:firstLineChars="0" w:firstLine="0"/>
              <w:jc w:val="center"/>
              <w:rPr>
                <w:szCs w:val="28"/>
              </w:rPr>
            </w:pPr>
          </w:p>
        </w:tc>
        <w:tc>
          <w:tcPr>
            <w:tcW w:w="1119" w:type="dxa"/>
            <w:tcBorders>
              <w:left w:val="single" w:sz="4" w:space="0" w:color="auto"/>
              <w:right w:val="single" w:sz="4" w:space="0" w:color="auto"/>
            </w:tcBorders>
            <w:vAlign w:val="center"/>
          </w:tcPr>
          <w:p w14:paraId="4536ACBF" w14:textId="77777777" w:rsidR="008A43DA" w:rsidRDefault="00000000">
            <w:pPr>
              <w:spacing w:line="240" w:lineRule="auto"/>
              <w:ind w:firstLineChars="0" w:firstLine="0"/>
              <w:jc w:val="center"/>
              <w:rPr>
                <w:szCs w:val="28"/>
              </w:rPr>
            </w:pPr>
            <w:r>
              <w:rPr>
                <w:rFonts w:hint="eastAsia"/>
                <w:szCs w:val="28"/>
              </w:rPr>
              <w:t>明亮</w:t>
            </w:r>
          </w:p>
        </w:tc>
        <w:tc>
          <w:tcPr>
            <w:tcW w:w="913" w:type="dxa"/>
            <w:tcBorders>
              <w:top w:val="single" w:sz="4" w:space="0" w:color="auto"/>
              <w:left w:val="single" w:sz="4" w:space="0" w:color="auto"/>
              <w:bottom w:val="single" w:sz="4" w:space="0" w:color="auto"/>
              <w:right w:val="single" w:sz="4" w:space="0" w:color="auto"/>
            </w:tcBorders>
            <w:vAlign w:val="center"/>
          </w:tcPr>
          <w:p w14:paraId="5D8E05EF" w14:textId="77777777" w:rsidR="008A43DA" w:rsidRDefault="008A43DA">
            <w:pPr>
              <w:spacing w:line="240" w:lineRule="auto"/>
              <w:ind w:firstLineChars="0" w:firstLine="0"/>
              <w:jc w:val="center"/>
              <w:rPr>
                <w:szCs w:val="28"/>
              </w:rPr>
            </w:pPr>
          </w:p>
        </w:tc>
        <w:tc>
          <w:tcPr>
            <w:tcW w:w="2809" w:type="dxa"/>
            <w:gridSpan w:val="2"/>
            <w:tcBorders>
              <w:top w:val="single" w:sz="4" w:space="0" w:color="auto"/>
              <w:left w:val="single" w:sz="4" w:space="0" w:color="auto"/>
              <w:bottom w:val="single" w:sz="4" w:space="0" w:color="auto"/>
              <w:right w:val="single" w:sz="4" w:space="0" w:color="auto"/>
            </w:tcBorders>
            <w:vAlign w:val="center"/>
          </w:tcPr>
          <w:p w14:paraId="2C8686E7" w14:textId="77777777" w:rsidR="008A43DA" w:rsidRDefault="008A43DA">
            <w:pPr>
              <w:spacing w:line="240" w:lineRule="auto"/>
              <w:ind w:firstLineChars="0" w:firstLine="0"/>
              <w:jc w:val="center"/>
              <w:rPr>
                <w:szCs w:val="28"/>
              </w:rPr>
            </w:pPr>
          </w:p>
        </w:tc>
        <w:tc>
          <w:tcPr>
            <w:tcW w:w="2838" w:type="dxa"/>
            <w:gridSpan w:val="2"/>
            <w:tcBorders>
              <w:top w:val="single" w:sz="4" w:space="0" w:color="auto"/>
              <w:left w:val="single" w:sz="4" w:space="0" w:color="auto"/>
              <w:bottom w:val="single" w:sz="4" w:space="0" w:color="auto"/>
              <w:right w:val="single" w:sz="4" w:space="0" w:color="auto"/>
            </w:tcBorders>
            <w:vAlign w:val="center"/>
          </w:tcPr>
          <w:p w14:paraId="3FF22708" w14:textId="77777777" w:rsidR="008A43DA" w:rsidRDefault="00000000">
            <w:pPr>
              <w:spacing w:line="240" w:lineRule="auto"/>
              <w:ind w:firstLineChars="0" w:firstLine="0"/>
              <w:jc w:val="center"/>
              <w:rPr>
                <w:szCs w:val="28"/>
              </w:rPr>
            </w:pPr>
            <w:r>
              <w:rPr>
                <w:rFonts w:hint="eastAsia"/>
                <w:szCs w:val="28"/>
              </w:rPr>
              <w:t>工程部副部长</w:t>
            </w:r>
          </w:p>
        </w:tc>
      </w:tr>
      <w:tr w:rsidR="008A43DA" w14:paraId="41817FE2" w14:textId="77777777">
        <w:trPr>
          <w:trHeight w:val="609"/>
          <w:jc w:val="center"/>
        </w:trPr>
        <w:tc>
          <w:tcPr>
            <w:tcW w:w="1360" w:type="dxa"/>
            <w:vMerge/>
            <w:tcBorders>
              <w:left w:val="single" w:sz="4" w:space="0" w:color="auto"/>
              <w:right w:val="single" w:sz="4" w:space="0" w:color="auto"/>
            </w:tcBorders>
            <w:vAlign w:val="center"/>
          </w:tcPr>
          <w:p w14:paraId="193F7457" w14:textId="77777777" w:rsidR="008A43DA" w:rsidRDefault="008A43DA">
            <w:pPr>
              <w:spacing w:line="240" w:lineRule="auto"/>
              <w:ind w:firstLineChars="0" w:firstLine="0"/>
              <w:jc w:val="center"/>
              <w:rPr>
                <w:szCs w:val="28"/>
              </w:rPr>
            </w:pPr>
          </w:p>
        </w:tc>
        <w:tc>
          <w:tcPr>
            <w:tcW w:w="1119" w:type="dxa"/>
            <w:tcBorders>
              <w:left w:val="single" w:sz="4" w:space="0" w:color="auto"/>
              <w:right w:val="single" w:sz="4" w:space="0" w:color="auto"/>
            </w:tcBorders>
            <w:vAlign w:val="center"/>
          </w:tcPr>
          <w:p w14:paraId="325EDBD6" w14:textId="77777777" w:rsidR="008A43DA" w:rsidRDefault="00000000">
            <w:pPr>
              <w:spacing w:line="240" w:lineRule="auto"/>
              <w:ind w:firstLineChars="0" w:firstLine="0"/>
              <w:jc w:val="center"/>
              <w:rPr>
                <w:szCs w:val="28"/>
              </w:rPr>
            </w:pPr>
            <w:r>
              <w:rPr>
                <w:rFonts w:hint="eastAsia"/>
                <w:szCs w:val="28"/>
              </w:rPr>
              <w:t>张书峰</w:t>
            </w:r>
          </w:p>
        </w:tc>
        <w:tc>
          <w:tcPr>
            <w:tcW w:w="913" w:type="dxa"/>
            <w:tcBorders>
              <w:top w:val="single" w:sz="4" w:space="0" w:color="auto"/>
              <w:left w:val="single" w:sz="4" w:space="0" w:color="auto"/>
              <w:bottom w:val="single" w:sz="4" w:space="0" w:color="auto"/>
              <w:right w:val="single" w:sz="4" w:space="0" w:color="auto"/>
            </w:tcBorders>
            <w:vAlign w:val="center"/>
          </w:tcPr>
          <w:p w14:paraId="7C247D5A" w14:textId="77777777" w:rsidR="008A43DA" w:rsidRDefault="008A43DA">
            <w:pPr>
              <w:spacing w:line="240" w:lineRule="auto"/>
              <w:ind w:firstLineChars="0" w:firstLine="0"/>
              <w:jc w:val="center"/>
              <w:rPr>
                <w:szCs w:val="28"/>
              </w:rPr>
            </w:pPr>
          </w:p>
        </w:tc>
        <w:tc>
          <w:tcPr>
            <w:tcW w:w="2809" w:type="dxa"/>
            <w:gridSpan w:val="2"/>
            <w:tcBorders>
              <w:top w:val="single" w:sz="4" w:space="0" w:color="auto"/>
              <w:left w:val="single" w:sz="4" w:space="0" w:color="auto"/>
              <w:bottom w:val="single" w:sz="4" w:space="0" w:color="auto"/>
              <w:right w:val="single" w:sz="4" w:space="0" w:color="auto"/>
            </w:tcBorders>
            <w:vAlign w:val="center"/>
          </w:tcPr>
          <w:p w14:paraId="1EE9D305" w14:textId="77777777" w:rsidR="008A43DA" w:rsidRDefault="008A43DA">
            <w:pPr>
              <w:spacing w:line="240" w:lineRule="auto"/>
              <w:ind w:firstLineChars="0" w:firstLine="0"/>
              <w:jc w:val="center"/>
              <w:rPr>
                <w:szCs w:val="28"/>
              </w:rPr>
            </w:pPr>
          </w:p>
        </w:tc>
        <w:tc>
          <w:tcPr>
            <w:tcW w:w="2838" w:type="dxa"/>
            <w:gridSpan w:val="2"/>
            <w:tcBorders>
              <w:top w:val="single" w:sz="4" w:space="0" w:color="auto"/>
              <w:left w:val="single" w:sz="4" w:space="0" w:color="auto"/>
              <w:bottom w:val="single" w:sz="4" w:space="0" w:color="auto"/>
              <w:right w:val="single" w:sz="4" w:space="0" w:color="auto"/>
            </w:tcBorders>
            <w:vAlign w:val="center"/>
          </w:tcPr>
          <w:p w14:paraId="0B511AE5" w14:textId="77777777" w:rsidR="008A43DA" w:rsidRDefault="00000000">
            <w:pPr>
              <w:spacing w:line="240" w:lineRule="auto"/>
              <w:ind w:firstLineChars="0" w:firstLine="0"/>
              <w:jc w:val="center"/>
              <w:rPr>
                <w:szCs w:val="28"/>
              </w:rPr>
            </w:pPr>
            <w:r>
              <w:rPr>
                <w:rFonts w:hint="eastAsia"/>
                <w:szCs w:val="28"/>
              </w:rPr>
              <w:t>测量班班长</w:t>
            </w:r>
          </w:p>
        </w:tc>
      </w:tr>
      <w:tr w:rsidR="008A43DA" w14:paraId="4FB1E1F1" w14:textId="77777777">
        <w:trPr>
          <w:trHeight w:val="609"/>
          <w:jc w:val="center"/>
        </w:trPr>
        <w:tc>
          <w:tcPr>
            <w:tcW w:w="1360" w:type="dxa"/>
            <w:vMerge/>
            <w:tcBorders>
              <w:left w:val="single" w:sz="4" w:space="0" w:color="auto"/>
              <w:right w:val="single" w:sz="4" w:space="0" w:color="auto"/>
            </w:tcBorders>
            <w:vAlign w:val="center"/>
          </w:tcPr>
          <w:p w14:paraId="2013DFE3" w14:textId="77777777" w:rsidR="008A43DA" w:rsidRDefault="008A43DA">
            <w:pPr>
              <w:spacing w:line="240" w:lineRule="auto"/>
              <w:ind w:firstLineChars="0" w:firstLine="0"/>
              <w:jc w:val="center"/>
              <w:rPr>
                <w:szCs w:val="28"/>
              </w:rPr>
            </w:pPr>
          </w:p>
        </w:tc>
        <w:tc>
          <w:tcPr>
            <w:tcW w:w="1119" w:type="dxa"/>
            <w:tcBorders>
              <w:left w:val="single" w:sz="4" w:space="0" w:color="auto"/>
              <w:right w:val="single" w:sz="4" w:space="0" w:color="auto"/>
            </w:tcBorders>
            <w:vAlign w:val="center"/>
          </w:tcPr>
          <w:p w14:paraId="3580D8B0" w14:textId="77777777" w:rsidR="008A43DA" w:rsidRDefault="00000000">
            <w:pPr>
              <w:spacing w:line="240" w:lineRule="auto"/>
              <w:ind w:firstLineChars="0" w:firstLine="0"/>
              <w:jc w:val="center"/>
              <w:rPr>
                <w:szCs w:val="28"/>
              </w:rPr>
            </w:pPr>
            <w:r>
              <w:rPr>
                <w:rFonts w:hint="eastAsia"/>
                <w:szCs w:val="28"/>
              </w:rPr>
              <w:t>姜春丞</w:t>
            </w:r>
          </w:p>
        </w:tc>
        <w:tc>
          <w:tcPr>
            <w:tcW w:w="913" w:type="dxa"/>
            <w:tcBorders>
              <w:top w:val="single" w:sz="4" w:space="0" w:color="auto"/>
              <w:left w:val="single" w:sz="4" w:space="0" w:color="auto"/>
              <w:bottom w:val="single" w:sz="4" w:space="0" w:color="auto"/>
              <w:right w:val="single" w:sz="4" w:space="0" w:color="auto"/>
            </w:tcBorders>
            <w:vAlign w:val="center"/>
          </w:tcPr>
          <w:p w14:paraId="2B05ADE2" w14:textId="77777777" w:rsidR="008A43DA" w:rsidRDefault="008A43DA">
            <w:pPr>
              <w:spacing w:line="240" w:lineRule="auto"/>
              <w:ind w:firstLineChars="0" w:firstLine="0"/>
              <w:jc w:val="center"/>
              <w:rPr>
                <w:szCs w:val="28"/>
              </w:rPr>
            </w:pPr>
          </w:p>
        </w:tc>
        <w:tc>
          <w:tcPr>
            <w:tcW w:w="2809" w:type="dxa"/>
            <w:gridSpan w:val="2"/>
            <w:tcBorders>
              <w:top w:val="single" w:sz="4" w:space="0" w:color="auto"/>
              <w:left w:val="single" w:sz="4" w:space="0" w:color="auto"/>
              <w:bottom w:val="single" w:sz="4" w:space="0" w:color="auto"/>
              <w:right w:val="single" w:sz="4" w:space="0" w:color="auto"/>
            </w:tcBorders>
            <w:vAlign w:val="center"/>
          </w:tcPr>
          <w:p w14:paraId="13EC77B1" w14:textId="77777777" w:rsidR="008A43DA" w:rsidRDefault="008A43DA">
            <w:pPr>
              <w:spacing w:line="240" w:lineRule="auto"/>
              <w:ind w:firstLineChars="0" w:firstLine="0"/>
              <w:jc w:val="center"/>
              <w:rPr>
                <w:szCs w:val="28"/>
              </w:rPr>
            </w:pPr>
          </w:p>
        </w:tc>
        <w:tc>
          <w:tcPr>
            <w:tcW w:w="2838" w:type="dxa"/>
            <w:gridSpan w:val="2"/>
            <w:tcBorders>
              <w:top w:val="single" w:sz="4" w:space="0" w:color="auto"/>
              <w:left w:val="single" w:sz="4" w:space="0" w:color="auto"/>
              <w:bottom w:val="single" w:sz="4" w:space="0" w:color="auto"/>
              <w:right w:val="single" w:sz="4" w:space="0" w:color="auto"/>
            </w:tcBorders>
            <w:vAlign w:val="center"/>
          </w:tcPr>
          <w:p w14:paraId="71B88ACD" w14:textId="77777777" w:rsidR="008A43DA" w:rsidRDefault="00000000">
            <w:pPr>
              <w:spacing w:line="240" w:lineRule="auto"/>
              <w:ind w:firstLineChars="0" w:firstLine="0"/>
              <w:jc w:val="center"/>
              <w:rPr>
                <w:szCs w:val="28"/>
              </w:rPr>
            </w:pPr>
            <w:r>
              <w:rPr>
                <w:rFonts w:hint="eastAsia"/>
                <w:szCs w:val="28"/>
              </w:rPr>
              <w:t>工程部副部长</w:t>
            </w:r>
          </w:p>
        </w:tc>
      </w:tr>
      <w:tr w:rsidR="008A43DA" w14:paraId="173A2246" w14:textId="77777777">
        <w:trPr>
          <w:trHeight w:val="609"/>
          <w:jc w:val="center"/>
        </w:trPr>
        <w:tc>
          <w:tcPr>
            <w:tcW w:w="1360" w:type="dxa"/>
            <w:vMerge/>
            <w:tcBorders>
              <w:left w:val="single" w:sz="4" w:space="0" w:color="auto"/>
              <w:right w:val="single" w:sz="4" w:space="0" w:color="auto"/>
            </w:tcBorders>
            <w:vAlign w:val="center"/>
          </w:tcPr>
          <w:p w14:paraId="7635C3F9" w14:textId="77777777" w:rsidR="008A43DA" w:rsidRDefault="008A43DA">
            <w:pPr>
              <w:spacing w:line="240" w:lineRule="auto"/>
              <w:ind w:firstLineChars="0" w:firstLine="0"/>
              <w:jc w:val="center"/>
              <w:rPr>
                <w:szCs w:val="28"/>
              </w:rPr>
            </w:pPr>
          </w:p>
        </w:tc>
        <w:tc>
          <w:tcPr>
            <w:tcW w:w="1119" w:type="dxa"/>
            <w:tcBorders>
              <w:left w:val="single" w:sz="4" w:space="0" w:color="auto"/>
              <w:right w:val="single" w:sz="4" w:space="0" w:color="auto"/>
            </w:tcBorders>
            <w:vAlign w:val="center"/>
          </w:tcPr>
          <w:p w14:paraId="07AC171B" w14:textId="77777777" w:rsidR="008A43DA" w:rsidRDefault="008A43DA">
            <w:pPr>
              <w:spacing w:line="240" w:lineRule="auto"/>
              <w:ind w:firstLineChars="0" w:firstLine="0"/>
              <w:jc w:val="center"/>
              <w:rPr>
                <w:szCs w:val="28"/>
              </w:rPr>
            </w:pPr>
          </w:p>
        </w:tc>
        <w:tc>
          <w:tcPr>
            <w:tcW w:w="913" w:type="dxa"/>
            <w:tcBorders>
              <w:top w:val="single" w:sz="4" w:space="0" w:color="auto"/>
              <w:left w:val="single" w:sz="4" w:space="0" w:color="auto"/>
              <w:bottom w:val="single" w:sz="4" w:space="0" w:color="auto"/>
              <w:right w:val="single" w:sz="4" w:space="0" w:color="auto"/>
            </w:tcBorders>
            <w:vAlign w:val="center"/>
          </w:tcPr>
          <w:p w14:paraId="6FFF0CCB" w14:textId="77777777" w:rsidR="008A43DA" w:rsidRDefault="008A43DA">
            <w:pPr>
              <w:spacing w:line="240" w:lineRule="auto"/>
              <w:ind w:firstLineChars="0" w:firstLine="0"/>
              <w:jc w:val="center"/>
              <w:rPr>
                <w:szCs w:val="28"/>
              </w:rPr>
            </w:pPr>
          </w:p>
        </w:tc>
        <w:tc>
          <w:tcPr>
            <w:tcW w:w="2809" w:type="dxa"/>
            <w:gridSpan w:val="2"/>
            <w:tcBorders>
              <w:top w:val="single" w:sz="4" w:space="0" w:color="auto"/>
              <w:left w:val="single" w:sz="4" w:space="0" w:color="auto"/>
              <w:bottom w:val="single" w:sz="4" w:space="0" w:color="auto"/>
              <w:right w:val="single" w:sz="4" w:space="0" w:color="auto"/>
            </w:tcBorders>
            <w:vAlign w:val="center"/>
          </w:tcPr>
          <w:p w14:paraId="269ACB79" w14:textId="77777777" w:rsidR="008A43DA" w:rsidRDefault="008A43DA">
            <w:pPr>
              <w:spacing w:line="240" w:lineRule="auto"/>
              <w:ind w:firstLineChars="0" w:firstLine="0"/>
              <w:jc w:val="center"/>
              <w:rPr>
                <w:szCs w:val="28"/>
              </w:rPr>
            </w:pPr>
          </w:p>
        </w:tc>
        <w:tc>
          <w:tcPr>
            <w:tcW w:w="2838" w:type="dxa"/>
            <w:gridSpan w:val="2"/>
            <w:tcBorders>
              <w:top w:val="single" w:sz="4" w:space="0" w:color="auto"/>
              <w:left w:val="single" w:sz="4" w:space="0" w:color="auto"/>
              <w:bottom w:val="single" w:sz="4" w:space="0" w:color="auto"/>
              <w:right w:val="single" w:sz="4" w:space="0" w:color="auto"/>
            </w:tcBorders>
            <w:vAlign w:val="center"/>
          </w:tcPr>
          <w:p w14:paraId="1B7CA106" w14:textId="77777777" w:rsidR="008A43DA" w:rsidRDefault="008A43DA">
            <w:pPr>
              <w:spacing w:line="240" w:lineRule="auto"/>
              <w:ind w:firstLineChars="0" w:firstLine="0"/>
              <w:jc w:val="center"/>
              <w:rPr>
                <w:szCs w:val="28"/>
              </w:rPr>
            </w:pPr>
          </w:p>
        </w:tc>
      </w:tr>
      <w:tr w:rsidR="008A43DA" w14:paraId="4DC01698" w14:textId="77777777">
        <w:trPr>
          <w:trHeight w:val="609"/>
          <w:jc w:val="center"/>
        </w:trPr>
        <w:tc>
          <w:tcPr>
            <w:tcW w:w="1360" w:type="dxa"/>
            <w:vMerge/>
            <w:tcBorders>
              <w:left w:val="single" w:sz="4" w:space="0" w:color="auto"/>
              <w:right w:val="single" w:sz="4" w:space="0" w:color="auto"/>
            </w:tcBorders>
            <w:vAlign w:val="center"/>
          </w:tcPr>
          <w:p w14:paraId="2C4188A9" w14:textId="77777777" w:rsidR="008A43DA" w:rsidRDefault="008A43DA">
            <w:pPr>
              <w:spacing w:line="240" w:lineRule="auto"/>
              <w:ind w:firstLineChars="0" w:firstLine="0"/>
              <w:jc w:val="center"/>
              <w:rPr>
                <w:szCs w:val="28"/>
              </w:rPr>
            </w:pPr>
          </w:p>
        </w:tc>
        <w:tc>
          <w:tcPr>
            <w:tcW w:w="1119" w:type="dxa"/>
            <w:tcBorders>
              <w:left w:val="single" w:sz="4" w:space="0" w:color="auto"/>
              <w:right w:val="single" w:sz="4" w:space="0" w:color="auto"/>
            </w:tcBorders>
            <w:vAlign w:val="center"/>
          </w:tcPr>
          <w:p w14:paraId="69247BD5" w14:textId="77777777" w:rsidR="008A43DA" w:rsidRDefault="008A43DA">
            <w:pPr>
              <w:spacing w:line="240" w:lineRule="auto"/>
              <w:ind w:firstLineChars="0" w:firstLine="0"/>
              <w:jc w:val="center"/>
              <w:rPr>
                <w:szCs w:val="28"/>
              </w:rPr>
            </w:pPr>
          </w:p>
        </w:tc>
        <w:tc>
          <w:tcPr>
            <w:tcW w:w="913" w:type="dxa"/>
            <w:tcBorders>
              <w:top w:val="single" w:sz="4" w:space="0" w:color="auto"/>
              <w:left w:val="single" w:sz="4" w:space="0" w:color="auto"/>
              <w:bottom w:val="single" w:sz="4" w:space="0" w:color="auto"/>
              <w:right w:val="single" w:sz="4" w:space="0" w:color="auto"/>
            </w:tcBorders>
            <w:vAlign w:val="center"/>
          </w:tcPr>
          <w:p w14:paraId="37AF7C50" w14:textId="77777777" w:rsidR="008A43DA" w:rsidRDefault="008A43DA">
            <w:pPr>
              <w:spacing w:line="240" w:lineRule="auto"/>
              <w:ind w:firstLineChars="0" w:firstLine="0"/>
              <w:jc w:val="center"/>
              <w:rPr>
                <w:szCs w:val="28"/>
              </w:rPr>
            </w:pPr>
          </w:p>
        </w:tc>
        <w:tc>
          <w:tcPr>
            <w:tcW w:w="2809" w:type="dxa"/>
            <w:gridSpan w:val="2"/>
            <w:tcBorders>
              <w:top w:val="single" w:sz="4" w:space="0" w:color="auto"/>
              <w:left w:val="single" w:sz="4" w:space="0" w:color="auto"/>
              <w:bottom w:val="single" w:sz="4" w:space="0" w:color="auto"/>
              <w:right w:val="single" w:sz="4" w:space="0" w:color="auto"/>
            </w:tcBorders>
            <w:vAlign w:val="center"/>
          </w:tcPr>
          <w:p w14:paraId="6240CC0C" w14:textId="77777777" w:rsidR="008A43DA" w:rsidRDefault="008A43DA">
            <w:pPr>
              <w:spacing w:line="240" w:lineRule="auto"/>
              <w:ind w:firstLineChars="0" w:firstLine="0"/>
              <w:jc w:val="center"/>
              <w:rPr>
                <w:szCs w:val="28"/>
              </w:rPr>
            </w:pPr>
          </w:p>
        </w:tc>
        <w:tc>
          <w:tcPr>
            <w:tcW w:w="2838" w:type="dxa"/>
            <w:gridSpan w:val="2"/>
            <w:tcBorders>
              <w:top w:val="single" w:sz="4" w:space="0" w:color="auto"/>
              <w:left w:val="single" w:sz="4" w:space="0" w:color="auto"/>
              <w:bottom w:val="single" w:sz="4" w:space="0" w:color="auto"/>
              <w:right w:val="single" w:sz="4" w:space="0" w:color="auto"/>
            </w:tcBorders>
            <w:vAlign w:val="center"/>
          </w:tcPr>
          <w:p w14:paraId="6AE0D108" w14:textId="77777777" w:rsidR="008A43DA" w:rsidRDefault="008A43DA">
            <w:pPr>
              <w:spacing w:line="240" w:lineRule="auto"/>
              <w:ind w:firstLineChars="0" w:firstLine="0"/>
              <w:jc w:val="center"/>
              <w:rPr>
                <w:szCs w:val="28"/>
              </w:rPr>
            </w:pPr>
          </w:p>
        </w:tc>
      </w:tr>
      <w:tr w:rsidR="008A43DA" w14:paraId="4CED975D" w14:textId="77777777">
        <w:trPr>
          <w:trHeight w:val="609"/>
          <w:jc w:val="center"/>
        </w:trPr>
        <w:tc>
          <w:tcPr>
            <w:tcW w:w="1360" w:type="dxa"/>
            <w:vMerge/>
            <w:tcBorders>
              <w:left w:val="single" w:sz="4" w:space="0" w:color="auto"/>
              <w:bottom w:val="single" w:sz="4" w:space="0" w:color="auto"/>
              <w:right w:val="single" w:sz="4" w:space="0" w:color="auto"/>
            </w:tcBorders>
            <w:vAlign w:val="center"/>
          </w:tcPr>
          <w:p w14:paraId="5D2F9444" w14:textId="77777777" w:rsidR="008A43DA" w:rsidRDefault="008A43DA">
            <w:pPr>
              <w:spacing w:line="240" w:lineRule="auto"/>
              <w:ind w:firstLineChars="0" w:firstLine="0"/>
              <w:jc w:val="center"/>
              <w:rPr>
                <w:szCs w:val="28"/>
              </w:rPr>
            </w:pPr>
          </w:p>
        </w:tc>
        <w:tc>
          <w:tcPr>
            <w:tcW w:w="1119" w:type="dxa"/>
            <w:tcBorders>
              <w:left w:val="single" w:sz="4" w:space="0" w:color="auto"/>
              <w:bottom w:val="single" w:sz="4" w:space="0" w:color="auto"/>
              <w:right w:val="single" w:sz="4" w:space="0" w:color="auto"/>
            </w:tcBorders>
            <w:vAlign w:val="center"/>
          </w:tcPr>
          <w:p w14:paraId="0557E6BF" w14:textId="77777777" w:rsidR="008A43DA" w:rsidRDefault="008A43DA">
            <w:pPr>
              <w:spacing w:line="240" w:lineRule="auto"/>
              <w:ind w:firstLineChars="0" w:firstLine="0"/>
              <w:jc w:val="center"/>
              <w:rPr>
                <w:szCs w:val="28"/>
              </w:rPr>
            </w:pPr>
          </w:p>
        </w:tc>
        <w:tc>
          <w:tcPr>
            <w:tcW w:w="913" w:type="dxa"/>
            <w:tcBorders>
              <w:top w:val="single" w:sz="4" w:space="0" w:color="auto"/>
              <w:left w:val="single" w:sz="4" w:space="0" w:color="auto"/>
              <w:bottom w:val="single" w:sz="4" w:space="0" w:color="auto"/>
              <w:right w:val="single" w:sz="4" w:space="0" w:color="auto"/>
            </w:tcBorders>
            <w:vAlign w:val="center"/>
          </w:tcPr>
          <w:p w14:paraId="183BF266" w14:textId="77777777" w:rsidR="008A43DA" w:rsidRDefault="008A43DA">
            <w:pPr>
              <w:spacing w:line="240" w:lineRule="auto"/>
              <w:ind w:firstLineChars="0" w:firstLine="0"/>
              <w:jc w:val="center"/>
              <w:rPr>
                <w:szCs w:val="28"/>
              </w:rPr>
            </w:pPr>
          </w:p>
        </w:tc>
        <w:tc>
          <w:tcPr>
            <w:tcW w:w="2809" w:type="dxa"/>
            <w:gridSpan w:val="2"/>
            <w:tcBorders>
              <w:top w:val="single" w:sz="4" w:space="0" w:color="auto"/>
              <w:left w:val="single" w:sz="4" w:space="0" w:color="auto"/>
              <w:bottom w:val="single" w:sz="4" w:space="0" w:color="auto"/>
              <w:right w:val="single" w:sz="4" w:space="0" w:color="auto"/>
            </w:tcBorders>
            <w:vAlign w:val="center"/>
          </w:tcPr>
          <w:p w14:paraId="4ECEF1B2" w14:textId="77777777" w:rsidR="008A43DA" w:rsidRDefault="008A43DA">
            <w:pPr>
              <w:spacing w:line="240" w:lineRule="auto"/>
              <w:ind w:firstLineChars="0" w:firstLine="0"/>
              <w:jc w:val="center"/>
              <w:rPr>
                <w:szCs w:val="28"/>
              </w:rPr>
            </w:pPr>
          </w:p>
        </w:tc>
        <w:tc>
          <w:tcPr>
            <w:tcW w:w="2838" w:type="dxa"/>
            <w:gridSpan w:val="2"/>
            <w:tcBorders>
              <w:top w:val="single" w:sz="4" w:space="0" w:color="auto"/>
              <w:left w:val="single" w:sz="4" w:space="0" w:color="auto"/>
              <w:bottom w:val="single" w:sz="4" w:space="0" w:color="auto"/>
              <w:right w:val="single" w:sz="4" w:space="0" w:color="auto"/>
            </w:tcBorders>
            <w:vAlign w:val="center"/>
          </w:tcPr>
          <w:p w14:paraId="741B0DCE" w14:textId="77777777" w:rsidR="008A43DA" w:rsidRDefault="008A43DA">
            <w:pPr>
              <w:spacing w:line="240" w:lineRule="auto"/>
              <w:ind w:firstLineChars="0" w:firstLine="0"/>
              <w:jc w:val="center"/>
              <w:rPr>
                <w:szCs w:val="28"/>
              </w:rPr>
            </w:pPr>
          </w:p>
        </w:tc>
      </w:tr>
    </w:tbl>
    <w:p w14:paraId="51D4AA9E" w14:textId="77777777" w:rsidR="008A43DA" w:rsidRDefault="008A43DA">
      <w:pPr>
        <w:ind w:firstLineChars="0" w:firstLine="0"/>
        <w:rPr>
          <w:rFonts w:ascii="黑体" w:eastAsia="黑体" w:hAnsi="黑体" w:cs="黑体"/>
          <w:b/>
          <w:bCs/>
          <w:kern w:val="0"/>
          <w:szCs w:val="32"/>
          <w:shd w:val="clear" w:color="auto" w:fill="FFFFFF"/>
          <w:lang w:bidi="ar"/>
        </w:rPr>
      </w:pPr>
    </w:p>
    <w:p w14:paraId="66A25573" w14:textId="77777777" w:rsidR="008A43DA" w:rsidRDefault="00000000">
      <w:pPr>
        <w:widowControl/>
        <w:numPr>
          <w:ilvl w:val="255"/>
          <w:numId w:val="0"/>
        </w:numPr>
        <w:shd w:val="clear" w:color="auto" w:fill="FFFFFF"/>
        <w:ind w:left="482"/>
        <w:rPr>
          <w:rFonts w:ascii="黑体" w:eastAsia="黑体" w:hAnsi="黑体" w:cs="黑体"/>
          <w:kern w:val="0"/>
          <w:szCs w:val="32"/>
          <w:shd w:val="clear" w:color="auto" w:fill="FFFFFF"/>
          <w:lang w:bidi="ar"/>
        </w:rPr>
      </w:pPr>
      <w:r>
        <w:rPr>
          <w:rFonts w:ascii="黑体" w:eastAsia="黑体" w:hAnsi="黑体" w:cs="黑体" w:hint="eastAsia"/>
          <w:kern w:val="0"/>
          <w:sz w:val="32"/>
          <w:szCs w:val="32"/>
          <w:shd w:val="clear" w:color="auto" w:fill="FFFFFF"/>
          <w:lang w:bidi="ar"/>
        </w:rPr>
        <w:t>二、项目概况</w:t>
      </w:r>
    </w:p>
    <w:p w14:paraId="7CB505C0" w14:textId="77777777" w:rsidR="008A43DA" w:rsidRDefault="00000000">
      <w:pPr>
        <w:pStyle w:val="Index1"/>
        <w:ind w:firstLine="560"/>
        <w:rPr>
          <w:rFonts w:ascii="仿宋" w:eastAsia="仿宋" w:hAnsi="仿宋" w:cs="仿宋"/>
          <w:szCs w:val="36"/>
        </w:rPr>
      </w:pPr>
      <w:r>
        <w:rPr>
          <w:rFonts w:cs="仿宋_GB2312" w:hint="eastAsia"/>
          <w:bCs/>
          <w:szCs w:val="28"/>
        </w:rPr>
        <w:lastRenderedPageBreak/>
        <w:t>苏州地铁7号线北延伸线Y-Ⅶ-SG-01标，位于苏州市相城区黄埭镇镇，项目位于黄埭镇镇中心，周边建筑物繁多，盾构穿越地层为富水砂层、土体渗透性强、流动性大，当盾构机在该地层掘进作业时，容易对地层产生较大的扰动与沉降，导致地表建筑物出现裂缝、不规则沉降现象。项目针对该盾构施工区域的重难点，通过有限元模拟分析、自动化监测和构建地质模型等相关技术，</w:t>
      </w:r>
      <w:r>
        <w:rPr>
          <w:rFonts w:ascii="仿宋" w:eastAsia="仿宋" w:hAnsi="仿宋" w:cs="仿宋"/>
          <w:szCs w:val="36"/>
        </w:rPr>
        <w:t>构建</w:t>
      </w:r>
      <w:r>
        <w:rPr>
          <w:rFonts w:ascii="仿宋" w:eastAsia="仿宋" w:hAnsi="仿宋" w:cs="仿宋" w:hint="eastAsia"/>
          <w:szCs w:val="36"/>
        </w:rPr>
        <w:t>出一套</w:t>
      </w:r>
      <w:r>
        <w:rPr>
          <w:rFonts w:eastAsia="仿宋" w:hint="eastAsia"/>
          <w:szCs w:val="28"/>
        </w:rPr>
        <w:t>基于物理</w:t>
      </w:r>
      <w:r>
        <w:rPr>
          <w:rFonts w:eastAsia="仿宋" w:hint="eastAsia"/>
          <w:szCs w:val="28"/>
        </w:rPr>
        <w:t>-</w:t>
      </w:r>
      <w:r>
        <w:rPr>
          <w:rFonts w:eastAsia="仿宋" w:hint="eastAsia"/>
          <w:szCs w:val="28"/>
        </w:rPr>
        <w:t>数据双驱动的盾构智能掘进感知一预测一控制一体化技术</w:t>
      </w:r>
      <w:r>
        <w:rPr>
          <w:rFonts w:cs="仿宋_GB2312" w:hint="eastAsia"/>
          <w:bCs/>
          <w:szCs w:val="28"/>
        </w:rPr>
        <w:t>，该系统依托人工智能、云计算、大数据技术，</w:t>
      </w:r>
      <w:r>
        <w:rPr>
          <w:rFonts w:ascii="仿宋" w:eastAsia="仿宋" w:hAnsi="仿宋" w:cs="仿宋"/>
          <w:szCs w:val="36"/>
        </w:rPr>
        <w:t>为施工提供土舱压力、同步注浆与二次注浆、掘进运行参数的实时数据动态更新和在线综合预报，智能反馈土舱压力、刀盘扭矩、总推力等参数的建议值，预测当前环的差异沉降，实现</w:t>
      </w:r>
      <w:r>
        <w:rPr>
          <w:rFonts w:ascii="仿宋" w:eastAsia="仿宋" w:hAnsi="仿宋" w:cs="仿宋" w:hint="eastAsia"/>
          <w:szCs w:val="36"/>
        </w:rPr>
        <w:t>掘进参数实时优化、</w:t>
      </w:r>
      <w:r>
        <w:rPr>
          <w:rFonts w:ascii="仿宋" w:eastAsia="仿宋" w:hAnsi="仿宋" w:cs="仿宋"/>
          <w:szCs w:val="36"/>
        </w:rPr>
        <w:t>沉降超限提前预警</w:t>
      </w:r>
      <w:r>
        <w:rPr>
          <w:rFonts w:ascii="仿宋" w:eastAsia="仿宋" w:hAnsi="仿宋" w:cs="仿宋" w:hint="eastAsia"/>
          <w:szCs w:val="36"/>
        </w:rPr>
        <w:t>、注浆策略动态、</w:t>
      </w:r>
      <w:r>
        <w:rPr>
          <w:rFonts w:ascii="仿宋" w:eastAsia="仿宋" w:hAnsi="仿宋" w:cs="仿宋"/>
          <w:szCs w:val="36"/>
        </w:rPr>
        <w:t>提升施工智能化水平</w:t>
      </w:r>
      <w:r>
        <w:rPr>
          <w:rFonts w:ascii="仿宋" w:eastAsia="仿宋" w:hAnsi="仿宋" w:cs="仿宋" w:hint="eastAsia"/>
          <w:szCs w:val="36"/>
        </w:rPr>
        <w:t>，为后续盾构施工提供一套成熟的智能化掘进应用案例与技术积累。该技术显著提升施工安全性与沉降控制精度，有效保障密集建筑群安全。系统通过软件式集成，盾构机参数可自适应调整，数据可迭代化升级的特点，形成了可复制、可推广的智能化盾构施工标杆案例，具备突出的工程价值与市场应用前景。</w:t>
      </w:r>
    </w:p>
    <w:p w14:paraId="47AA82F2" w14:textId="77777777" w:rsidR="008A43DA" w:rsidRDefault="00000000">
      <w:pPr>
        <w:widowControl/>
        <w:numPr>
          <w:ilvl w:val="255"/>
          <w:numId w:val="0"/>
        </w:numPr>
        <w:shd w:val="clear" w:color="auto" w:fill="FFFFFF"/>
        <w:ind w:left="482"/>
        <w:rPr>
          <w:rFonts w:ascii="微软雅黑" w:eastAsia="微软雅黑" w:hAnsi="微软雅黑" w:cs="微软雅黑"/>
          <w:sz w:val="14"/>
          <w:szCs w:val="14"/>
        </w:rPr>
      </w:pPr>
      <w:r>
        <w:rPr>
          <w:rFonts w:ascii="黑体" w:eastAsia="黑体" w:hAnsi="黑体" w:cs="黑体" w:hint="eastAsia"/>
          <w:kern w:val="0"/>
          <w:sz w:val="32"/>
          <w:szCs w:val="32"/>
          <w:shd w:val="clear" w:color="auto" w:fill="FFFFFF"/>
          <w:lang w:bidi="ar"/>
        </w:rPr>
        <w:t>三、项目核心内容</w:t>
      </w:r>
      <w:r>
        <w:rPr>
          <w:rFonts w:cs="仿宋_GB2312" w:hint="eastAsia"/>
          <w:bCs/>
          <w:szCs w:val="28"/>
        </w:rPr>
        <w:t>（占总评分70%权重）</w:t>
      </w:r>
    </w:p>
    <w:p w14:paraId="736E62D7" w14:textId="77777777" w:rsidR="008A43DA" w:rsidRDefault="00000000">
      <w:pPr>
        <w:pStyle w:val="Index1"/>
        <w:ind w:firstLine="560"/>
        <w:rPr>
          <w:rFonts w:ascii="楷体_GB2312" w:eastAsia="楷体_GB2312" w:hAnsi="楷体_GB2312" w:cs="楷体_GB2312"/>
          <w:bCs/>
          <w:szCs w:val="28"/>
        </w:rPr>
      </w:pPr>
      <w:r>
        <w:rPr>
          <w:rFonts w:ascii="楷体_GB2312" w:eastAsia="楷体_GB2312" w:hAnsi="楷体_GB2312" w:cs="楷体_GB2312" w:hint="eastAsia"/>
          <w:bCs/>
          <w:szCs w:val="28"/>
        </w:rPr>
        <w:t>（一）创新性与技术方案</w:t>
      </w:r>
    </w:p>
    <w:p w14:paraId="6CD2C5A4" w14:textId="77777777" w:rsidR="008A43DA" w:rsidRDefault="00000000">
      <w:pPr>
        <w:ind w:firstLine="560"/>
      </w:pPr>
      <w:r>
        <w:rPr>
          <w:rFonts w:hint="eastAsia"/>
        </w:rPr>
        <w:t>1、技术突破</w:t>
      </w:r>
    </w:p>
    <w:p w14:paraId="6CF52860" w14:textId="6E163CED" w:rsidR="008A43DA" w:rsidRDefault="00000000">
      <w:pPr>
        <w:ind w:firstLine="560"/>
        <w:rPr>
          <w:rFonts w:cs="仿宋_GB2312"/>
          <w:bCs/>
          <w:szCs w:val="28"/>
        </w:rPr>
      </w:pPr>
      <w:r>
        <w:rPr>
          <w:rFonts w:hint="eastAsia"/>
          <w:szCs w:val="28"/>
        </w:rPr>
        <w:t>基于物理-数据双驱动的盾构智能掘进感知</w:t>
      </w:r>
      <w:ins w:id="13" w:author="#CUI SHUAIWEN#" w:date="2026-02-01T19:37:00Z" w16du:dateUtc="2026-02-01T11:37:00Z">
        <w:r w:rsidR="00500834">
          <w:rPr>
            <w:rFonts w:hint="eastAsia"/>
            <w:szCs w:val="28"/>
          </w:rPr>
          <w:t>-</w:t>
        </w:r>
      </w:ins>
      <w:del w:id="14" w:author="#CUI SHUAIWEN#" w:date="2026-02-01T19:37:00Z" w16du:dateUtc="2026-02-01T11:37:00Z">
        <w:r w:rsidDel="00500834">
          <w:rPr>
            <w:rFonts w:hint="eastAsia"/>
            <w:szCs w:val="28"/>
          </w:rPr>
          <w:delText>一</w:delText>
        </w:r>
      </w:del>
      <w:r>
        <w:rPr>
          <w:rFonts w:hint="eastAsia"/>
          <w:szCs w:val="28"/>
        </w:rPr>
        <w:t>预测</w:t>
      </w:r>
      <w:ins w:id="15" w:author="#CUI SHUAIWEN#" w:date="2026-02-01T19:37:00Z" w16du:dateUtc="2026-02-01T11:37:00Z">
        <w:r w:rsidR="00500834">
          <w:rPr>
            <w:rFonts w:hint="eastAsia"/>
            <w:szCs w:val="28"/>
          </w:rPr>
          <w:t>-</w:t>
        </w:r>
      </w:ins>
      <w:del w:id="16" w:author="#CUI SHUAIWEN#" w:date="2026-02-01T19:37:00Z" w16du:dateUtc="2026-02-01T11:37:00Z">
        <w:r w:rsidDel="00500834">
          <w:rPr>
            <w:rFonts w:hint="eastAsia"/>
            <w:szCs w:val="28"/>
          </w:rPr>
          <w:delText>一</w:delText>
        </w:r>
      </w:del>
      <w:r>
        <w:rPr>
          <w:rFonts w:hint="eastAsia"/>
          <w:szCs w:val="28"/>
        </w:rPr>
        <w:t>控制一体化技术</w:t>
      </w:r>
      <w:r>
        <w:rPr>
          <w:rFonts w:cs="仿宋_GB2312" w:hint="eastAsia"/>
          <w:bCs/>
          <w:szCs w:val="28"/>
        </w:rPr>
        <w:t>，采用软件式集成方案，融合自动化监测、有限元分析模拟、大数据集和人工智能纠错演算、盾构实时态势感知等多种高新技术为盾构掘进智能化、科技化提供了新的发展思路和技术积累；该系统根据“数据治理—感知—预测—控制”的一体化路径，把“质量过门、模型为核、控制落</w:t>
      </w:r>
      <w:r>
        <w:rPr>
          <w:rFonts w:cs="仿宋_GB2312" w:hint="eastAsia"/>
          <w:bCs/>
          <w:szCs w:val="28"/>
        </w:rPr>
        <w:lastRenderedPageBreak/>
        <w:t>地”固化为工程化SOP，分别在数据治理侧、感知侧、预测侧、控制侧进行以下创新性应用：</w:t>
      </w:r>
    </w:p>
    <w:p w14:paraId="141AD833" w14:textId="77777777" w:rsidR="008A43DA" w:rsidRDefault="00000000">
      <w:pPr>
        <w:ind w:firstLine="560"/>
      </w:pPr>
      <w:r>
        <w:fldChar w:fldCharType="begin"/>
      </w:r>
      <w:r>
        <w:instrText xml:space="preserve"> </w:instrText>
      </w:r>
      <w:r>
        <w:rPr>
          <w:rFonts w:hint="eastAsia"/>
        </w:rPr>
        <w:instrText>eq \o\ac(</w:instrText>
      </w:r>
      <w:r>
        <w:rPr>
          <w:rFonts w:hint="eastAsia"/>
          <w:position w:val="-5"/>
          <w:sz w:val="42"/>
        </w:rPr>
        <w:instrText>○</w:instrText>
      </w:r>
      <w:r>
        <w:rPr>
          <w:rFonts w:hint="eastAsia"/>
        </w:rPr>
        <w:instrText>,1)</w:instrText>
      </w:r>
      <w:r>
        <w:fldChar w:fldCharType="end"/>
      </w:r>
      <w:r>
        <w:rPr>
          <w:rFonts w:hint="eastAsia"/>
        </w:rPr>
        <w:t>数据治理侧：主流做法多依赖简单阈值剔除、线性插值或缺失丢弃，缺乏系统化流程；多源传感器数据常因采样频率不一、量纲差异和时间偏移而难以融合，且预处理过程黑箱化，不可追溯、不可复现，无法支撑高可靠决策。相比之下，</w:t>
      </w:r>
      <w:proofErr w:type="gramStart"/>
      <w:r>
        <w:rPr>
          <w:rFonts w:hint="eastAsia"/>
        </w:rPr>
        <w:t>本方案提出的“</w:t>
      </w:r>
      <w:proofErr w:type="gramEnd"/>
      <w:r>
        <w:rPr>
          <w:rFonts w:hint="eastAsia"/>
        </w:rPr>
        <w:t>异常—去噪—选取—统一—对齐—</w:t>
      </w:r>
      <w:proofErr w:type="gramStart"/>
      <w:r>
        <w:rPr>
          <w:rFonts w:hint="eastAsia"/>
        </w:rPr>
        <w:t>造样”六步与主动</w:t>
      </w:r>
      <w:proofErr w:type="gramEnd"/>
      <w:r>
        <w:rPr>
          <w:rFonts w:hint="eastAsia"/>
        </w:rPr>
        <w:t>/被动量分组；采用箱线图/IQR＋中位数插值与 db10 小波重构，统一量纲并实现多源时间对齐，首次将数据质量构建改造成显性、可审计、可复制的能力。</w:t>
      </w:r>
    </w:p>
    <w:p w14:paraId="64E4D09A" w14:textId="77777777" w:rsidR="008A43DA" w:rsidRDefault="00000000" w:rsidP="00500834">
      <w:pPr>
        <w:pStyle w:val="Header"/>
        <w:ind w:firstLineChars="0" w:firstLine="0"/>
        <w:pPrChange w:id="17" w:author="#CUI SHUAIWEN#" w:date="2026-02-01T19:40:00Z" w16du:dateUtc="2026-02-01T11:40:00Z">
          <w:pPr>
            <w:pStyle w:val="Header"/>
            <w:ind w:firstLine="360"/>
          </w:pPr>
        </w:pPrChange>
      </w:pPr>
      <w:r>
        <w:rPr>
          <w:noProof/>
        </w:rPr>
        <w:drawing>
          <wp:inline distT="0" distB="0" distL="0" distR="0" wp14:anchorId="52D033AD" wp14:editId="185B4573">
            <wp:extent cx="5486400" cy="1384300"/>
            <wp:effectExtent l="0" t="0" r="0" b="6350"/>
            <wp:docPr id="131597700" name="图片 2"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7700" name="图片 2" descr="图片包含 图表&#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486400" cy="1384300"/>
                    </a:xfrm>
                    <a:prstGeom prst="rect">
                      <a:avLst/>
                    </a:prstGeom>
                    <a:noFill/>
                    <a:ln>
                      <a:noFill/>
                    </a:ln>
                  </pic:spPr>
                </pic:pic>
              </a:graphicData>
            </a:graphic>
          </wp:inline>
        </w:drawing>
      </w:r>
    </w:p>
    <w:p w14:paraId="39238700" w14:textId="77777777" w:rsidR="008A43DA" w:rsidRDefault="00000000">
      <w:pPr>
        <w:pStyle w:val="Subtitle"/>
        <w:ind w:firstLine="440"/>
        <w:rPr>
          <w:rStyle w:val="BookTitle1"/>
        </w:rPr>
      </w:pPr>
      <w:r>
        <w:rPr>
          <w:rStyle w:val="BookTitle1"/>
        </w:rPr>
        <w:t>图</w:t>
      </w:r>
      <w:r>
        <w:rPr>
          <w:rStyle w:val="BookTitle1"/>
        </w:rPr>
        <w:t>3-1</w:t>
      </w:r>
      <w:r>
        <w:rPr>
          <w:rStyle w:val="BookTitle1"/>
        </w:rPr>
        <w:t>盾构施工数据质量处理与时空特征建模流程图</w:t>
      </w:r>
    </w:p>
    <w:p w14:paraId="22FEE9C9" w14:textId="77777777" w:rsidR="008A43DA" w:rsidRDefault="00000000">
      <w:pPr>
        <w:ind w:firstLine="560"/>
      </w:pPr>
      <w:r>
        <w:fldChar w:fldCharType="begin"/>
      </w:r>
      <w:r>
        <w:instrText xml:space="preserve"> </w:instrText>
      </w:r>
      <w:r>
        <w:rPr>
          <w:rFonts w:hint="eastAsia"/>
        </w:rPr>
        <w:instrText>eq \o\ac(</w:instrText>
      </w:r>
      <w:r>
        <w:rPr>
          <w:rFonts w:hint="eastAsia"/>
          <w:position w:val="-5"/>
          <w:sz w:val="42"/>
        </w:rPr>
        <w:instrText>○</w:instrText>
      </w:r>
      <w:r>
        <w:rPr>
          <w:rFonts w:hint="eastAsia"/>
        </w:rPr>
        <w:instrText>,2)</w:instrText>
      </w:r>
      <w:r>
        <w:fldChar w:fldCharType="end"/>
      </w:r>
      <w:r>
        <w:rPr>
          <w:rFonts w:hint="eastAsia"/>
        </w:rPr>
        <w:t>感知侧：当前地层识别多采用基于规则的经验判断、浅层机器学习（如SVM、随机森林）或依赖人工提取特征的LSTM模型，对瞬时干扰敏感，易出现类别跳变，且难以部署于边缘设备。而本方案以轻量化1D-CNN</w:t>
      </w:r>
      <w:proofErr w:type="gramStart"/>
      <w:r>
        <w:rPr>
          <w:rFonts w:hint="eastAsia"/>
        </w:rPr>
        <w:t>直接从原始“当前时刻特征向量”中学习局部时序模式</w:t>
      </w:r>
      <w:proofErr w:type="gramEnd"/>
      <w:r>
        <w:rPr>
          <w:rFonts w:hint="eastAsia"/>
        </w:rPr>
        <w:t>，在推理阶段引入滑动窗口投票机制与界面细化后处理（如形态学优化或边界平滑），有效抑制误判抖动，在保障实时性（&lt;50ms）的同时显著提升地层边界识别的稳定性与连续性。</w:t>
      </w:r>
    </w:p>
    <w:p w14:paraId="285B953E" w14:textId="77777777" w:rsidR="008A43DA" w:rsidRDefault="00000000" w:rsidP="00500834">
      <w:pPr>
        <w:pStyle w:val="Header"/>
        <w:ind w:firstLineChars="0" w:firstLine="0"/>
        <w:pPrChange w:id="18" w:author="#CUI SHUAIWEN#" w:date="2026-02-01T19:40:00Z" w16du:dateUtc="2026-02-01T11:40:00Z">
          <w:pPr>
            <w:pStyle w:val="Header"/>
            <w:ind w:firstLine="360"/>
          </w:pPr>
        </w:pPrChange>
      </w:pPr>
      <w:r>
        <w:rPr>
          <w:noProof/>
        </w:rPr>
        <w:lastRenderedPageBreak/>
        <w:drawing>
          <wp:inline distT="0" distB="0" distL="0" distR="0" wp14:anchorId="0083F8D7" wp14:editId="61EDFC16">
            <wp:extent cx="5486400" cy="1508760"/>
            <wp:effectExtent l="0" t="0" r="0" b="0"/>
            <wp:docPr id="7" name="Picture 6"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图表, 条形图&#10;&#10;AI 生成的内容可能不正确。"/>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486400" cy="1508760"/>
                    </a:xfrm>
                    <a:prstGeom prst="rect">
                      <a:avLst/>
                    </a:prstGeom>
                    <a:noFill/>
                    <a:ln>
                      <a:noFill/>
                    </a:ln>
                  </pic:spPr>
                </pic:pic>
              </a:graphicData>
            </a:graphic>
          </wp:inline>
        </w:drawing>
      </w:r>
    </w:p>
    <w:p w14:paraId="5C794177" w14:textId="77777777" w:rsidR="008A43DA" w:rsidRDefault="00000000">
      <w:pPr>
        <w:pStyle w:val="Subtitle"/>
        <w:ind w:firstLine="440"/>
        <w:rPr>
          <w:rStyle w:val="BookTitle1"/>
        </w:rPr>
      </w:pPr>
      <w:r>
        <w:rPr>
          <w:rStyle w:val="BookTitle1"/>
        </w:rPr>
        <w:t>图</w:t>
      </w:r>
      <w:r>
        <w:rPr>
          <w:rStyle w:val="BookTitle1"/>
        </w:rPr>
        <w:t>3-</w:t>
      </w:r>
      <w:r>
        <w:rPr>
          <w:rStyle w:val="BookTitle1"/>
          <w:rFonts w:hint="eastAsia"/>
        </w:rPr>
        <w:t>2</w:t>
      </w:r>
      <w:r>
        <w:rPr>
          <w:b w:val="0"/>
          <w:bCs w:val="0"/>
          <w:iCs/>
          <w:spacing w:val="5"/>
        </w:rPr>
        <w:t>盾构施工事件感知模型验证图</w:t>
      </w:r>
    </w:p>
    <w:p w14:paraId="32D1592F" w14:textId="77777777" w:rsidR="008A43DA" w:rsidRDefault="00000000">
      <w:pPr>
        <w:ind w:firstLine="560"/>
      </w:pPr>
      <w:r>
        <w:fldChar w:fldCharType="begin"/>
      </w:r>
      <w:r>
        <w:instrText xml:space="preserve"> </w:instrText>
      </w:r>
      <w:r>
        <w:rPr>
          <w:rFonts w:hint="eastAsia"/>
        </w:rPr>
        <w:instrText>eq \o\ac(</w:instrText>
      </w:r>
      <w:r>
        <w:rPr>
          <w:rFonts w:hint="eastAsia"/>
          <w:position w:val="-5"/>
          <w:sz w:val="42"/>
        </w:rPr>
        <w:instrText>○</w:instrText>
      </w:r>
      <w:r>
        <w:rPr>
          <w:rFonts w:hint="eastAsia"/>
        </w:rPr>
        <w:instrText>,3)</w:instrText>
      </w:r>
      <w:r>
        <w:fldChar w:fldCharType="end"/>
      </w:r>
      <w:r>
        <w:rPr>
          <w:rFonts w:hint="eastAsia"/>
        </w:rPr>
        <w:t>预测侧：传统方法多聚焦单变量短期外推（如ARIMA、单输出LSTM），忽略多物理量间的动态耦合关系，且对极值或突变工况（如刀盘卡滞、地层突变）建模能力弱，鲁棒性差。本方案采用Transformer架构，</w:t>
      </w:r>
      <w:proofErr w:type="gramStart"/>
      <w:r>
        <w:rPr>
          <w:rFonts w:hint="eastAsia"/>
        </w:rPr>
        <w:t>以“过去五步预测下一步”的滑窗范式同步建模推力</w:t>
      </w:r>
      <w:proofErr w:type="gramEnd"/>
      <w:r>
        <w:rPr>
          <w:rFonts w:hint="eastAsia"/>
        </w:rPr>
        <w:t>、扭矩、沉降、姿态等多个目标，利用自注意力机制无偏捕获短时响应与长时趋势的交互依赖，并通过损失加权或注意力引导强化对转场与极值片段的学习，显著提升对施工风险前兆的敏感性与预测可靠性。</w:t>
      </w:r>
    </w:p>
    <w:p w14:paraId="24572995" w14:textId="77777777" w:rsidR="008A43DA" w:rsidRDefault="00000000">
      <w:pPr>
        <w:pStyle w:val="Header"/>
        <w:ind w:firstLine="360"/>
        <w:jc w:val="center"/>
      </w:pPr>
      <w:r>
        <w:rPr>
          <w:noProof/>
        </w:rPr>
        <w:drawing>
          <wp:inline distT="0" distB="0" distL="0" distR="0" wp14:anchorId="01ECC9BD" wp14:editId="6BFF9B49">
            <wp:extent cx="3038175" cy="3979469"/>
            <wp:effectExtent l="0" t="0" r="0" b="2540"/>
            <wp:docPr id="1973552497" name="图片 3"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52497" name="图片 3" descr="日程表&#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061970" cy="4010636"/>
                    </a:xfrm>
                    <a:prstGeom prst="rect">
                      <a:avLst/>
                    </a:prstGeom>
                    <a:noFill/>
                    <a:ln>
                      <a:noFill/>
                    </a:ln>
                  </pic:spPr>
                </pic:pic>
              </a:graphicData>
            </a:graphic>
          </wp:inline>
        </w:drawing>
      </w:r>
    </w:p>
    <w:p w14:paraId="3EE2F3E0" w14:textId="77777777" w:rsidR="008A43DA" w:rsidRDefault="00000000">
      <w:pPr>
        <w:pStyle w:val="Subtitle"/>
        <w:ind w:firstLine="440"/>
        <w:rPr>
          <w:rStyle w:val="BookTitle1"/>
        </w:rPr>
      </w:pPr>
      <w:r>
        <w:rPr>
          <w:rStyle w:val="BookTitle1"/>
          <w:bCs/>
        </w:rPr>
        <w:t>图</w:t>
      </w:r>
      <w:r>
        <w:rPr>
          <w:rStyle w:val="BookTitle1"/>
          <w:bCs/>
        </w:rPr>
        <w:t>3-3</w:t>
      </w:r>
      <w:r>
        <w:rPr>
          <w:rStyle w:val="BookTitle1"/>
        </w:rPr>
        <w:t>盾构施工关键参数预测精度验证图</w:t>
      </w:r>
    </w:p>
    <w:p w14:paraId="23B29B70" w14:textId="0021B74D" w:rsidR="008A43DA" w:rsidRDefault="00000000">
      <w:pPr>
        <w:ind w:firstLine="560"/>
      </w:pPr>
      <w:r>
        <w:lastRenderedPageBreak/>
        <w:fldChar w:fldCharType="begin"/>
      </w:r>
      <w:r>
        <w:instrText xml:space="preserve"> </w:instrText>
      </w:r>
      <w:r>
        <w:rPr>
          <w:rFonts w:hint="eastAsia"/>
        </w:rPr>
        <w:instrText>eq \o\ac(</w:instrText>
      </w:r>
      <w:r>
        <w:rPr>
          <w:rFonts w:hint="eastAsia"/>
          <w:position w:val="-5"/>
          <w:sz w:val="42"/>
        </w:rPr>
        <w:instrText>○</w:instrText>
      </w:r>
      <w:r>
        <w:rPr>
          <w:rFonts w:hint="eastAsia"/>
        </w:rPr>
        <w:instrText>,4)</w:instrText>
      </w:r>
      <w:r>
        <w:fldChar w:fldCharType="end"/>
      </w:r>
      <w:r>
        <w:rPr>
          <w:rFonts w:hint="eastAsia"/>
        </w:rPr>
        <w:t>控制侧：现有系统多采用固定专家规则、PID反馈或离线优化策略，缺乏对不确定性的量化与在线适应能力；一旦工况变化，控制策略即失效，且人工干预往往滞后，无法形成知识沉淀。本方案则以</w:t>
      </w:r>
      <w:ins w:id="19" w:author="#CUI SHUAIWEN#" w:date="2026-02-01T19:41:00Z" w16du:dateUtc="2026-02-01T11:41:00Z">
        <w:r w:rsidR="00500834">
          <w:rPr>
            <w:rFonts w:hint="eastAsia"/>
          </w:rPr>
          <w:t>历史数据</w:t>
        </w:r>
      </w:ins>
      <w:ins w:id="20" w:author="#CUI SHUAIWEN#" w:date="2026-02-01T19:42:00Z" w16du:dateUtc="2026-02-01T11:42:00Z">
        <w:r w:rsidR="00500834">
          <w:rPr>
            <w:rFonts w:hint="eastAsia"/>
          </w:rPr>
          <w:t>及</w:t>
        </w:r>
      </w:ins>
      <w:r>
        <w:rPr>
          <w:rFonts w:hint="eastAsia"/>
        </w:rPr>
        <w:t>前瞻预测为先验，在物理与安全约束构成的可行域内，</w:t>
      </w:r>
      <w:proofErr w:type="gramStart"/>
      <w:r>
        <w:rPr>
          <w:rFonts w:hint="eastAsia"/>
        </w:rPr>
        <w:t>利用高斯过程建模</w:t>
      </w:r>
      <w:ins w:id="21" w:author="#CUI SHUAIWEN#" w:date="2026-02-01T19:42:00Z" w16du:dateUtc="2026-02-01T11:42:00Z">
        <w:r w:rsidR="00500834">
          <w:rPr>
            <w:rFonts w:hint="eastAsia"/>
          </w:rPr>
          <w:t>“</w:t>
        </w:r>
      </w:ins>
      <w:proofErr w:type="gramEnd"/>
      <w:r>
        <w:rPr>
          <w:rFonts w:hint="eastAsia"/>
        </w:rPr>
        <w:t>参数-</w:t>
      </w:r>
      <w:proofErr w:type="gramStart"/>
      <w:r>
        <w:rPr>
          <w:rFonts w:hint="eastAsia"/>
        </w:rPr>
        <w:t>性能</w:t>
      </w:r>
      <w:ins w:id="22" w:author="#CUI SHUAIWEN#" w:date="2026-02-01T19:42:00Z" w16du:dateUtc="2026-02-01T11:42:00Z">
        <w:r w:rsidR="00500834">
          <w:rPr>
            <w:rFonts w:hint="eastAsia"/>
          </w:rPr>
          <w:t>”</w:t>
        </w:r>
      </w:ins>
      <w:r>
        <w:rPr>
          <w:rFonts w:hint="eastAsia"/>
        </w:rPr>
        <w:t>响应面的</w:t>
      </w:r>
      <w:ins w:id="23" w:author="#CUI SHUAIWEN#" w:date="2026-02-01T19:42:00Z" w16du:dateUtc="2026-02-01T11:42:00Z">
        <w:r w:rsidR="00500834">
          <w:rPr>
            <w:rFonts w:hint="eastAsia"/>
          </w:rPr>
          <w:t>数学分布并定量化其置信度</w:t>
        </w:r>
      </w:ins>
      <w:proofErr w:type="gramEnd"/>
      <w:del w:id="24" w:author="#CUI SHUAIWEN#" w:date="2026-02-01T19:42:00Z" w16du:dateUtc="2026-02-01T11:42:00Z">
        <w:r w:rsidDel="00500834">
          <w:rPr>
            <w:rFonts w:hint="eastAsia"/>
          </w:rPr>
          <w:delText>不确定性</w:delText>
        </w:r>
      </w:del>
      <w:r>
        <w:rPr>
          <w:rFonts w:hint="eastAsia"/>
        </w:rPr>
        <w:t>，并通过贝叶斯优化高效搜索最优施工参数；更关键的是，</w:t>
      </w:r>
      <w:proofErr w:type="gramStart"/>
      <w:r>
        <w:rPr>
          <w:rFonts w:hint="eastAsia"/>
        </w:rPr>
        <w:t>设计了“</w:t>
      </w:r>
      <w:proofErr w:type="gramEnd"/>
      <w:r>
        <w:rPr>
          <w:rFonts w:hint="eastAsia"/>
        </w:rPr>
        <w:t xml:space="preserve">沙箱仿真验证 → 降权执行或转人工 → </w:t>
      </w:r>
      <w:proofErr w:type="gramStart"/>
      <w:r>
        <w:rPr>
          <w:rFonts w:hint="eastAsia"/>
        </w:rPr>
        <w:t>实际反馈回灌更新”的闭环机制</w:t>
      </w:r>
      <w:proofErr w:type="gramEnd"/>
      <w:r>
        <w:rPr>
          <w:rFonts w:hint="eastAsia"/>
        </w:rPr>
        <w:t>，使控制系统具备安全兜底、人机协同与持续演进能力，真正迈向可迁移、可积累的智能施工智能体。</w:t>
      </w:r>
    </w:p>
    <w:p w14:paraId="1601E0F8" w14:textId="77777777" w:rsidR="008A43DA" w:rsidRDefault="00000000" w:rsidP="00500834">
      <w:pPr>
        <w:pStyle w:val="Header"/>
        <w:ind w:firstLineChars="0" w:firstLine="0"/>
        <w:pPrChange w:id="25" w:author="#CUI SHUAIWEN#" w:date="2026-02-01T19:43:00Z" w16du:dateUtc="2026-02-01T11:43:00Z">
          <w:pPr>
            <w:pStyle w:val="Header"/>
            <w:ind w:firstLine="360"/>
            <w:jc w:val="center"/>
          </w:pPr>
        </w:pPrChange>
      </w:pPr>
      <w:r>
        <w:rPr>
          <w:noProof/>
        </w:rPr>
        <w:drawing>
          <wp:inline distT="0" distB="0" distL="0" distR="0" wp14:anchorId="5A572D73" wp14:editId="2D3B5B12">
            <wp:extent cx="5473877" cy="2509113"/>
            <wp:effectExtent l="0" t="0" r="0" b="5715"/>
            <wp:docPr id="2050" name="Picture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图示&#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20899" cy="2530667"/>
                    </a:xfrm>
                    <a:prstGeom prst="rect">
                      <a:avLst/>
                    </a:prstGeom>
                    <a:noFill/>
                  </pic:spPr>
                </pic:pic>
              </a:graphicData>
            </a:graphic>
          </wp:inline>
        </w:drawing>
      </w:r>
    </w:p>
    <w:p w14:paraId="6120564B" w14:textId="77777777" w:rsidR="008A43DA" w:rsidRDefault="00000000">
      <w:pPr>
        <w:pStyle w:val="Subtitle"/>
        <w:ind w:firstLine="440"/>
        <w:rPr>
          <w:rStyle w:val="BookTitle1"/>
        </w:rPr>
      </w:pPr>
      <w:r>
        <w:rPr>
          <w:rStyle w:val="BookTitle1"/>
        </w:rPr>
        <w:t>图</w:t>
      </w:r>
      <w:r>
        <w:rPr>
          <w:rStyle w:val="BookTitle1"/>
        </w:rPr>
        <w:t>3-4</w:t>
      </w:r>
      <w:r>
        <w:rPr>
          <w:rStyle w:val="BookTitle1"/>
        </w:rPr>
        <w:t>盾构姿态控制阈值红线图</w:t>
      </w:r>
    </w:p>
    <w:p w14:paraId="309B7109" w14:textId="77777777" w:rsidR="008A43DA" w:rsidRDefault="00000000">
      <w:pPr>
        <w:ind w:firstLine="560"/>
      </w:pPr>
      <w:r>
        <w:rPr>
          <w:rFonts w:hint="eastAsia"/>
        </w:rPr>
        <w:t>综上，现有技术多为“模块割裂、静态规则、黑箱数据、单点优化”的辅助工具，而本方案构建了端到端、可解释、可进化、高鲁棒的智能施工新范式，在数据可信度、感知稳定性、预测前瞻性与控制自主性四个维度全面超越当前行业实践。</w:t>
      </w:r>
    </w:p>
    <w:p w14:paraId="564C2E6D" w14:textId="77777777" w:rsidR="008A43DA" w:rsidRDefault="00000000">
      <w:pPr>
        <w:pStyle w:val="Index1"/>
        <w:ind w:firstLine="560"/>
      </w:pPr>
      <w:r>
        <w:rPr>
          <w:rFonts w:hint="eastAsia"/>
        </w:rPr>
        <w:t>2、新型技术融合：</w:t>
      </w:r>
    </w:p>
    <w:p w14:paraId="439DE25D" w14:textId="77777777" w:rsidR="008A43DA" w:rsidRDefault="00000000">
      <w:pPr>
        <w:ind w:firstLine="560"/>
      </w:pPr>
      <w:r>
        <w:t>本系统方案以“大数据集 + 人工智能迭代分析”为核心，构建智能辅助决策体系。通过融合前端高精度地质建模数据、多工况数值模拟</w:t>
      </w:r>
      <w:r>
        <w:lastRenderedPageBreak/>
        <w:t>结果、自动化实时沉降监测数据、盾构机实时态势感知信息以及线路参数优化反馈等多源异构数据，形成结构化、高质量的综合大数据集。该数据集以持续“</w:t>
      </w:r>
      <w:proofErr w:type="gramStart"/>
      <w:r>
        <w:t>投喂”方式驱动人工智能模型不断迭代与进化</w:t>
      </w:r>
      <w:proofErr w:type="gramEnd"/>
      <w:r>
        <w:t>。同时，依托云计算平台强大的并行计算能力，系统可对掘进线路进行大规模仿真演算，</w:t>
      </w:r>
      <w:r>
        <w:rPr>
          <w:rFonts w:hint="eastAsia"/>
        </w:rPr>
        <w:t>通过构建虚拟环境、不断恶化模拟场景，推动</w:t>
      </w:r>
      <w:r>
        <w:t>在虚拟环境中实现策略试错与参数自优化，从而完成从数据积累到智能提升的自动化学习闭环，</w:t>
      </w:r>
      <w:r>
        <w:rPr>
          <w:rFonts w:hint="eastAsia"/>
        </w:rPr>
        <w:t>推动盾构施工沉降控制处理方式由传统的的整体支护、被动控制转换至精准支护、超前控制的沉降控制体系，</w:t>
      </w:r>
      <w:r>
        <w:t>全面提升盾构施工的前瞻性、适应性与安全性</w:t>
      </w:r>
      <w:r>
        <w:rPr>
          <w:rFonts w:hint="eastAsia"/>
        </w:rPr>
        <w:t>。</w:t>
      </w:r>
    </w:p>
    <w:p w14:paraId="1B01F0AA" w14:textId="77777777" w:rsidR="008A43DA" w:rsidRDefault="00000000">
      <w:pPr>
        <w:pStyle w:val="Header"/>
        <w:ind w:firstLine="360"/>
        <w:jc w:val="center"/>
      </w:pPr>
      <w:r>
        <w:rPr>
          <w:rFonts w:hint="eastAsia"/>
          <w:noProof/>
        </w:rPr>
        <w:drawing>
          <wp:inline distT="0" distB="0" distL="114300" distR="114300" wp14:anchorId="49B8F69F" wp14:editId="57DA163D">
            <wp:extent cx="2005330" cy="3846830"/>
            <wp:effectExtent l="0" t="0" r="13970" b="1270"/>
            <wp:docPr id="1" name="图片 1" descr="39ef76b210405dfb153943cff1667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9ef76b210405dfb153943cff1667807"/>
                    <pic:cNvPicPr>
                      <a:picLocks noChangeAspect="1"/>
                    </pic:cNvPicPr>
                  </pic:nvPicPr>
                  <pic:blipFill>
                    <a:blip r:embed="rId12"/>
                    <a:stretch>
                      <a:fillRect/>
                    </a:stretch>
                  </pic:blipFill>
                  <pic:spPr>
                    <a:xfrm>
                      <a:off x="0" y="0"/>
                      <a:ext cx="2005330" cy="3846830"/>
                    </a:xfrm>
                    <a:prstGeom prst="rect">
                      <a:avLst/>
                    </a:prstGeom>
                  </pic:spPr>
                </pic:pic>
              </a:graphicData>
            </a:graphic>
          </wp:inline>
        </w:drawing>
      </w:r>
    </w:p>
    <w:p w14:paraId="347A6C4C" w14:textId="77777777" w:rsidR="008A43DA" w:rsidRDefault="00000000">
      <w:pPr>
        <w:pStyle w:val="Subtitle"/>
        <w:ind w:firstLine="440"/>
        <w:rPr>
          <w:rStyle w:val="BookTitle1"/>
        </w:rPr>
      </w:pPr>
      <w:r>
        <w:rPr>
          <w:rStyle w:val="BookTitle1"/>
          <w:rFonts w:hint="eastAsia"/>
        </w:rPr>
        <w:t>图</w:t>
      </w:r>
      <w:r>
        <w:rPr>
          <w:rStyle w:val="BookTitle1"/>
          <w:rFonts w:hint="eastAsia"/>
        </w:rPr>
        <w:t>3-1</w:t>
      </w:r>
      <w:r>
        <w:rPr>
          <w:rStyle w:val="BookTitle1"/>
          <w:rFonts w:hint="eastAsia"/>
        </w:rPr>
        <w:t>智能化技术路线</w:t>
      </w:r>
    </w:p>
    <w:p w14:paraId="57995E79" w14:textId="77777777" w:rsidR="008A43DA" w:rsidRDefault="00000000">
      <w:pPr>
        <w:pStyle w:val="IndexHeading"/>
        <w:ind w:firstLine="560"/>
        <w:rPr>
          <w:rFonts w:ascii="仿宋_GB2312" w:hAnsi="仿宋_GB2312" w:cs="仿宋_GB2312"/>
          <w:b w:val="0"/>
          <w:bCs/>
          <w:szCs w:val="28"/>
        </w:rPr>
      </w:pPr>
      <w:r>
        <w:rPr>
          <w:rFonts w:ascii="仿宋_GB2312" w:hAnsi="仿宋_GB2312" w:cs="仿宋_GB2312" w:hint="eastAsia"/>
          <w:b w:val="0"/>
          <w:bCs/>
          <w:szCs w:val="28"/>
        </w:rPr>
        <w:t>3、自主知识产权</w:t>
      </w:r>
    </w:p>
    <w:p w14:paraId="31CA3102" w14:textId="3FBABFB0" w:rsidR="008A43DA" w:rsidRDefault="00000000">
      <w:pPr>
        <w:pStyle w:val="Index1"/>
        <w:ind w:firstLine="560"/>
      </w:pPr>
      <w:r>
        <w:rPr>
          <w:rFonts w:hint="eastAsia"/>
        </w:rPr>
        <w:t>本项目核心技术体系紧密依托已形成的三项发明专利，构建了从“地层感知—参数预测—姿态控制”全链条的智能掘进闭环。其中，《一</w:t>
      </w:r>
      <w:r>
        <w:rPr>
          <w:rFonts w:hint="eastAsia"/>
        </w:rPr>
        <w:lastRenderedPageBreak/>
        <w:t>种盾构掘进地层自适应分类与动态智能感知方法及系统》通过主动量/被动量特征解耦与轻量化1D-CNN模型，实现对软土、硬岩、交错层等地层类别的高精度实时识别，为后续决策提供可靠的地质先验信息；《一种基于Transformer架构的盾构掘进参数自适应预测方法及系统》在此基础上，利用多头自注意力机制对历史多源参数进行联合建模，实现刀盘扭矩、推力、贯入度等16项关键参数的高精度、低时延多步预测，支撑风险预警与参数预调；《一种基于Transformer架构与反向预测机制的盾构掘进姿态自适应控制方法及系统》则进一步突破传统正向控制范式，首创“以目标姿态反推配置参数”的逆向控制机制，通过Transformer直接输出推进油缸压力、刀盘转速等11项控制指令，</w:t>
      </w:r>
      <w:ins w:id="26" w:author="#CUI SHUAIWEN#" w:date="2026-02-01T19:47:00Z" w16du:dateUtc="2026-02-01T11:47:00Z">
        <w:r w:rsidR="00500834">
          <w:rPr>
            <w:rFonts w:hint="eastAsia"/>
          </w:rPr>
          <w:t>配合控制算法可以</w:t>
        </w:r>
      </w:ins>
      <w:r>
        <w:rPr>
          <w:rFonts w:hint="eastAsia"/>
        </w:rPr>
        <w:t>实现</w:t>
      </w:r>
      <w:ins w:id="27" w:author="#CUI SHUAIWEN#" w:date="2026-02-01T19:47:00Z" w16du:dateUtc="2026-02-01T11:47:00Z">
        <w:r w:rsidR="00500834">
          <w:rPr>
            <w:rFonts w:hint="eastAsia"/>
          </w:rPr>
          <w:t>所需</w:t>
        </w:r>
      </w:ins>
      <w:r>
        <w:rPr>
          <w:rFonts w:hint="eastAsia"/>
        </w:rPr>
        <w:t>姿态的精准闭环调控。三项专利层层递进、逻辑贯通，共同构成了“感知—预测—控制”一体化的自主可控智能掘进技术体系，为国产盾构装备智能化升级提供了完整的技术路径与知识产权保障。</w:t>
      </w:r>
    </w:p>
    <w:p w14:paraId="34C6E687" w14:textId="77777777" w:rsidR="008A43DA" w:rsidRDefault="00000000">
      <w:pPr>
        <w:pStyle w:val="Index1"/>
        <w:ind w:firstLine="560"/>
        <w:rPr>
          <w:rFonts w:ascii="楷体_GB2312" w:eastAsia="楷体_GB2312" w:hAnsi="楷体_GB2312" w:cs="楷体_GB2312"/>
          <w:bCs/>
          <w:szCs w:val="28"/>
        </w:rPr>
      </w:pPr>
      <w:r>
        <w:rPr>
          <w:rFonts w:ascii="楷体_GB2312" w:eastAsia="楷体_GB2312" w:hAnsi="楷体_GB2312" w:cs="楷体_GB2312" w:hint="eastAsia"/>
          <w:bCs/>
          <w:szCs w:val="28"/>
        </w:rPr>
        <w:t>（二）降本增效实证</w:t>
      </w:r>
    </w:p>
    <w:p w14:paraId="4D86A9DA" w14:textId="77777777" w:rsidR="008A43DA" w:rsidRDefault="00000000">
      <w:pPr>
        <w:pStyle w:val="Index1"/>
        <w:ind w:firstLine="560"/>
        <w:rPr>
          <w:rFonts w:cs="仿宋_GB2312"/>
          <w:bCs/>
          <w:szCs w:val="28"/>
        </w:rPr>
      </w:pPr>
      <w:r>
        <w:rPr>
          <w:rFonts w:hint="eastAsia"/>
          <w:szCs w:val="28"/>
        </w:rPr>
        <w:t>基于物理-数据双驱动的盾构智能掘进感知一预测一控制一体化技术依托苏州地铁7号线北延伸</w:t>
      </w:r>
      <w:r>
        <w:rPr>
          <w:rFonts w:cs="仿宋_GB2312" w:hint="eastAsia"/>
          <w:bCs/>
          <w:szCs w:val="28"/>
        </w:rPr>
        <w:t>Y-Ⅶ-SG-01标为实验基准，通过学习融合多方位数据源，已完成一套体系成熟，质量可控，效益乐观的新一代智能化盾构施工操作流程。</w:t>
      </w:r>
    </w:p>
    <w:p w14:paraId="422EDDBF" w14:textId="77777777" w:rsidR="008A43DA" w:rsidRDefault="00000000">
      <w:pPr>
        <w:ind w:firstLine="560"/>
      </w:pPr>
      <w:r>
        <w:rPr>
          <w:rFonts w:hint="eastAsia"/>
        </w:rPr>
        <w:t>1、成本方面</w:t>
      </w:r>
    </w:p>
    <w:p w14:paraId="1AFDC227" w14:textId="77777777" w:rsidR="008A43DA" w:rsidRDefault="00000000">
      <w:pPr>
        <w:ind w:firstLine="560"/>
        <w:rPr>
          <w:szCs w:val="28"/>
        </w:rPr>
      </w:pPr>
      <w:r>
        <w:rPr>
          <w:rFonts w:hint="eastAsia"/>
        </w:rPr>
        <w:t>苏州</w:t>
      </w:r>
      <w:r>
        <w:rPr>
          <w:rFonts w:hint="eastAsia"/>
          <w:szCs w:val="28"/>
        </w:rPr>
        <w:t>地铁7号线北延伸线Y-VII-SG-01标依托基于物理-数据双驱动的盾构智能掘进感知一预测一控制一体化技术，成功实现富水砂层盾构穿越建筑群“微扰动</w:t>
      </w:r>
      <w:r>
        <w:rPr>
          <w:szCs w:val="28"/>
        </w:rPr>
        <w:t>”</w:t>
      </w:r>
      <w:r>
        <w:rPr>
          <w:rFonts w:hint="eastAsia"/>
          <w:szCs w:val="28"/>
        </w:rPr>
        <w:t>沉降效果控制，有效减少地表及建筑物沉降超限情况的发生，减少了注浆加固、结构修复等应急支出，系统整体建设</w:t>
      </w:r>
      <w:r>
        <w:rPr>
          <w:rFonts w:hint="eastAsia"/>
          <w:szCs w:val="28"/>
        </w:rPr>
        <w:lastRenderedPageBreak/>
        <w:t>与部署一次性投入成本378万元，线路全长1.5km，共计67处房屋处于盾构掘进路段，单处房屋加固成本为：人工400元/d、注浆机械3000元/d，注浆材料2200元/t，一处房屋注浆处理时间为3天，注浆材料约为20吨，每处房屋的综合处置费用为0.04*3+0.3*3+0.22*20=5.42万元，线路整体房屋处置费用为5.42*67=363.14万元。采用基于物理-数据双驱动的盾构智能掘进感知一预测一控制一体化技术后，地表沉降扰动率降低百分之80，房屋扰动数量有67处减少为12处，线路整体房屋处置费用为5.42*12=65.04万元，节约成本363.14-65.04=</w:t>
      </w:r>
      <w:proofErr w:type="gramStart"/>
      <w:r>
        <w:rPr>
          <w:rFonts w:hint="eastAsia"/>
          <w:szCs w:val="28"/>
        </w:rPr>
        <w:t>298.1万元。盾构日掘进由每日</w:t>
      </w:r>
      <w:proofErr w:type="gramEnd"/>
      <w:r>
        <w:rPr>
          <w:rFonts w:hint="eastAsia"/>
          <w:szCs w:val="28"/>
        </w:rPr>
        <w:t>12环提升至每日15环，节约工期22天，节省材料、设备租赁设备成本260万元。同步注浆量得到精准调控，减少超注现象的发生，减少12％材料消耗，节约成本95万元，项目整体节省成本为298.1+260+95-378=275万元。</w:t>
      </w:r>
    </w:p>
    <w:p w14:paraId="140E1CE0" w14:textId="77777777" w:rsidR="008A43DA" w:rsidRDefault="00000000">
      <w:pPr>
        <w:numPr>
          <w:ilvl w:val="0"/>
          <w:numId w:val="1"/>
        </w:numPr>
        <w:ind w:firstLine="560"/>
      </w:pPr>
      <w:r>
        <w:rPr>
          <w:rFonts w:hint="eastAsia"/>
        </w:rPr>
        <w:t>效率提升</w:t>
      </w:r>
    </w:p>
    <w:p w14:paraId="7C767485" w14:textId="77777777" w:rsidR="008A43DA" w:rsidRDefault="00000000">
      <w:pPr>
        <w:ind w:firstLine="560"/>
        <w:rPr>
          <w:szCs w:val="28"/>
        </w:rPr>
      </w:pPr>
      <w:r>
        <w:rPr>
          <w:rFonts w:hint="eastAsia"/>
        </w:rPr>
        <w:t>项目依托</w:t>
      </w:r>
      <w:r>
        <w:rPr>
          <w:rFonts w:hint="eastAsia"/>
          <w:szCs w:val="28"/>
        </w:rPr>
        <w:t>依托基于物理-数据双驱动的盾构智能掘进感知一预测一控制一体化技术，通过超前沉降预测感知、掘进参数辅助决策的方式，优化施工顺序与施工方案，实现施工效率的大幅提升。盾构掘进单日掘进速度由12环/日提升至16环/日，月推进总量220环提升至260环，总体施工效率提升20％。项目总体施工工期缩短22天。</w:t>
      </w:r>
    </w:p>
    <w:p w14:paraId="67610687" w14:textId="77777777" w:rsidR="008A43DA" w:rsidRDefault="00000000">
      <w:pPr>
        <w:ind w:firstLine="560"/>
      </w:pPr>
      <w:r>
        <w:rPr>
          <w:rFonts w:hint="eastAsia"/>
        </w:rPr>
        <w:t>3、全生命周期分析：</w:t>
      </w:r>
    </w:p>
    <w:p w14:paraId="10445EC2" w14:textId="77777777" w:rsidR="008A43DA" w:rsidRDefault="00000000">
      <w:pPr>
        <w:ind w:firstLine="560"/>
      </w:pPr>
      <w:r>
        <w:t>本项目以“数据质量管理驱动的盾构掘进感知—预测—控制一体化”技术体系为核心，贯穿工程设计、建设与运营三大阶段，实现全生命周期的成本优化、风险可控与效能提升。</w:t>
      </w:r>
    </w:p>
    <w:p w14:paraId="29F3F9AA" w14:textId="77777777" w:rsidR="008A43DA" w:rsidRDefault="00000000">
      <w:pPr>
        <w:ind w:firstLine="560"/>
      </w:pPr>
      <w:r>
        <w:t>在设计阶段，通过历史工程数据库与地层特征知识图谱，构建基于贝叶斯优化的参数预设模型，对盾构机型选型、始发/接收井布局、注</w:t>
      </w:r>
      <w:r>
        <w:lastRenderedPageBreak/>
        <w:t>浆方案及沉降控制阈值进行前瞻性仿真测算。该阶段引入1D-CNN地层识别能力，将地质勘察不确定性量化为输入变量，显著提升设计方案的适应性与鲁棒性，预计可减少后期变更率15%以上，降低设计返工成本约8%–12%。</w:t>
      </w:r>
    </w:p>
    <w:p w14:paraId="0FBDC9A6" w14:textId="35021F07" w:rsidR="008A43DA" w:rsidRDefault="00000000">
      <w:pPr>
        <w:ind w:firstLine="560"/>
      </w:pPr>
      <w:r>
        <w:t>在建设阶段，依托高质量治理</w:t>
      </w:r>
      <w:ins w:id="28" w:author="#CUI SHUAIWEN#" w:date="2026-02-01T20:01:00Z" w16du:dateUtc="2026-02-01T12:01:00Z">
        <w:r w:rsidR="00E1489C">
          <w:t>（经异常识别、小波降噪、时间对齐等处理）</w:t>
        </w:r>
      </w:ins>
      <w:r>
        <w:t>后的实时监测数据</w:t>
      </w:r>
      <w:del w:id="29" w:author="#CUI SHUAIWEN#" w:date="2026-02-01T20:01:00Z" w16du:dateUtc="2026-02-01T12:01:00Z">
        <w:r w:rsidDel="00E1489C">
          <w:delText>（经异常识别、小波降噪、时间对齐等处理）</w:delText>
        </w:r>
      </w:del>
      <w:r>
        <w:t>，系统动态执行“感知—预测—控制”闭环</w:t>
      </w:r>
      <w:ins w:id="30" w:author="#CUI SHUAIWEN#" w:date="2026-02-01T20:00:00Z" w16du:dateUtc="2026-02-01T12:00:00Z">
        <w:r w:rsidR="00E1489C">
          <w:rPr>
            <w:rFonts w:hint="eastAsia"/>
          </w:rPr>
          <w:t>，在模型推理同时进行增量训练以实现适应性改进</w:t>
        </w:r>
      </w:ins>
      <w:r>
        <w:t>：Transformer模型</w:t>
      </w:r>
      <w:ins w:id="31" w:author="#CUI SHUAIWEN#" w:date="2026-02-01T19:56:00Z" w16du:dateUtc="2026-02-01T11:56:00Z">
        <w:r w:rsidR="00CD18E5">
          <w:rPr>
            <w:rFonts w:hint="eastAsia"/>
          </w:rPr>
          <w:t>可以</w:t>
        </w:r>
      </w:ins>
      <w:r>
        <w:t>提前</w:t>
      </w:r>
      <w:ins w:id="32" w:author="#CUI SHUAIWEN#" w:date="2026-02-01T19:55:00Z" w16du:dateUtc="2026-02-01T11:55:00Z">
        <w:r w:rsidR="00CD18E5">
          <w:rPr>
            <w:rFonts w:hint="eastAsia"/>
          </w:rPr>
          <w:t>多个时间</w:t>
        </w:r>
      </w:ins>
      <w:ins w:id="33" w:author="#CUI SHUAIWEN#" w:date="2026-02-01T19:56:00Z" w16du:dateUtc="2026-02-01T11:56:00Z">
        <w:r w:rsidR="00CD18E5">
          <w:rPr>
            <w:rFonts w:hint="eastAsia"/>
          </w:rPr>
          <w:t>步（</w:t>
        </w:r>
      </w:ins>
      <w:del w:id="34" w:author="#CUI SHUAIWEN#" w:date="2026-02-01T20:04:00Z" w16du:dateUtc="2026-02-01T12:04:00Z">
        <w:r w:rsidRPr="002B4CF8" w:rsidDel="003D0D4D">
          <w:rPr>
            <w:rFonts w:hint="eastAsia"/>
            <w:rPrChange w:id="35" w:author="#CUI SHUAIWEN#" w:date="2026-02-01T20:08:00Z" w16du:dateUtc="2026-02-01T12:08:00Z">
              <w:rPr/>
            </w:rPrChange>
          </w:rPr>
          <w:delText>30–60</w:delText>
        </w:r>
      </w:del>
      <w:ins w:id="36" w:author="#CUI SHUAIWEN#" w:date="2026-02-01T20:08:00Z" w16du:dateUtc="2026-02-01T12:08:00Z">
        <w:r w:rsidR="005B61F4">
          <w:rPr>
            <w:rFonts w:hint="eastAsia"/>
          </w:rPr>
          <w:t>测试</w:t>
        </w:r>
      </w:ins>
      <w:ins w:id="37" w:author="#CUI SHUAIWEN#" w:date="2026-02-01T20:04:00Z" w16du:dateUtc="2026-02-01T12:04:00Z">
        <w:r w:rsidR="003D0D4D" w:rsidRPr="002B4CF8">
          <w:rPr>
            <w:rFonts w:hint="eastAsia"/>
            <w:rPrChange w:id="38" w:author="#CUI SHUAIWEN#" w:date="2026-02-01T20:08:00Z" w16du:dateUtc="2026-02-01T12:08:00Z">
              <w:rPr>
                <w:rFonts w:hint="eastAsia"/>
                <w:highlight w:val="yellow"/>
              </w:rPr>
            </w:rPrChange>
          </w:rPr>
          <w:t>可达20~30</w:t>
        </w:r>
      </w:ins>
      <w:r w:rsidRPr="002B4CF8">
        <w:t>分钟</w:t>
      </w:r>
      <w:ins w:id="39" w:author="#CUI SHUAIWEN#" w:date="2026-02-01T19:56:00Z" w16du:dateUtc="2026-02-01T11:56:00Z">
        <w:r w:rsidR="00CD18E5">
          <w:rPr>
            <w:rFonts w:hint="eastAsia"/>
          </w:rPr>
          <w:t>）</w:t>
        </w:r>
      </w:ins>
      <w:r>
        <w:t>高精度预测刀盘扭矩、推进速度等关键参数</w:t>
      </w:r>
      <w:ins w:id="40" w:author="#CUI SHUAIWEN#" w:date="2026-02-01T20:01:00Z" w16du:dateUtc="2026-02-01T12:01:00Z">
        <w:r w:rsidR="00DF4293">
          <w:rPr>
            <w:rFonts w:hint="eastAsia"/>
          </w:rPr>
          <w:t>，</w:t>
        </w:r>
      </w:ins>
      <w:ins w:id="41" w:author="#CUI SHUAIWEN#" w:date="2026-02-01T20:05:00Z" w16du:dateUtc="2026-02-01T12:05:00Z">
        <w:r w:rsidR="003D0D4D">
          <w:rPr>
            <w:rFonts w:hint="eastAsia"/>
          </w:rPr>
          <w:t>同时</w:t>
        </w:r>
      </w:ins>
      <w:ins w:id="42" w:author="#CUI SHUAIWEN#" w:date="2026-02-01T19:56:00Z" w16du:dateUtc="2026-02-01T11:56:00Z">
        <w:r w:rsidR="00CD18E5">
          <w:rPr>
            <w:rFonts w:hint="eastAsia"/>
          </w:rPr>
          <w:t>通过</w:t>
        </w:r>
      </w:ins>
      <w:ins w:id="43" w:author="#CUI SHUAIWEN#" w:date="2026-02-01T20:01:00Z" w16du:dateUtc="2026-02-01T12:01:00Z">
        <w:r w:rsidR="00AB75A6">
          <w:rPr>
            <w:rFonts w:hint="eastAsia"/>
          </w:rPr>
          <w:t>检查</w:t>
        </w:r>
      </w:ins>
      <w:ins w:id="44" w:author="#CUI SHUAIWEN#" w:date="2026-02-01T19:56:00Z" w16du:dateUtc="2026-02-01T11:56:00Z">
        <w:r w:rsidR="00CD18E5">
          <w:rPr>
            <w:rFonts w:hint="eastAsia"/>
          </w:rPr>
          <w:t>预测值与实测值差异</w:t>
        </w:r>
      </w:ins>
      <w:ins w:id="45" w:author="#CUI SHUAIWEN#" w:date="2026-02-01T19:57:00Z" w16du:dateUtc="2026-02-01T11:57:00Z">
        <w:r w:rsidR="00CD18E5">
          <w:rPr>
            <w:rFonts w:hint="eastAsia"/>
          </w:rPr>
          <w:t>实现实时监测与告警</w:t>
        </w:r>
      </w:ins>
      <w:ins w:id="46" w:author="#CUI SHUAIWEN#" w:date="2026-02-01T20:05:00Z" w16du:dateUtc="2026-02-01T12:05:00Z">
        <w:r w:rsidR="00787A8D">
          <w:rPr>
            <w:rFonts w:hint="eastAsia"/>
          </w:rPr>
          <w:t>，可</w:t>
        </w:r>
      </w:ins>
      <w:ins w:id="47" w:author="#CUI SHUAIWEN#" w:date="2026-02-01T20:06:00Z" w16du:dateUtc="2026-02-01T12:06:00Z">
        <w:r w:rsidR="00787A8D">
          <w:rPr>
            <w:rFonts w:hint="eastAsia"/>
          </w:rPr>
          <w:t>实现</w:t>
        </w:r>
      </w:ins>
      <w:ins w:id="48" w:author="#CUI SHUAIWEN#" w:date="2026-02-01T20:07:00Z" w16du:dateUtc="2026-02-01T12:07:00Z">
        <w:r w:rsidR="00CC117B">
          <w:rPr>
            <w:rFonts w:hint="eastAsia"/>
          </w:rPr>
          <w:t>尽可能规避工程风险和</w:t>
        </w:r>
      </w:ins>
      <w:ins w:id="49" w:author="#CUI SHUAIWEN#" w:date="2026-02-01T20:08:00Z" w16du:dateUtc="2026-02-01T12:08:00Z">
        <w:r w:rsidR="00CC117B">
          <w:rPr>
            <w:rFonts w:hint="eastAsia"/>
          </w:rPr>
          <w:t>紧急情况</w:t>
        </w:r>
      </w:ins>
      <w:ins w:id="50" w:author="#CUI SHUAIWEN#" w:date="2026-02-01T20:06:00Z" w16du:dateUtc="2026-02-01T12:06:00Z">
        <w:r w:rsidR="00787A8D">
          <w:rPr>
            <w:rFonts w:hint="eastAsia"/>
          </w:rPr>
          <w:t>及早发现</w:t>
        </w:r>
      </w:ins>
      <w:ins w:id="51" w:author="#CUI SHUAIWEN#" w:date="2026-02-01T20:07:00Z" w16du:dateUtc="2026-02-01T12:07:00Z">
        <w:r w:rsidR="002318FF">
          <w:rPr>
            <w:rFonts w:hint="eastAsia"/>
          </w:rPr>
          <w:t>和快速</w:t>
        </w:r>
      </w:ins>
      <w:ins w:id="52" w:author="#CUI SHUAIWEN#" w:date="2026-02-01T20:06:00Z" w16du:dateUtc="2026-02-01T12:06:00Z">
        <w:r w:rsidR="00787A8D">
          <w:rPr>
            <w:rFonts w:hint="eastAsia"/>
          </w:rPr>
          <w:t>的效果，</w:t>
        </w:r>
      </w:ins>
      <w:ins w:id="53" w:author="#CUI SHUAIWEN#" w:date="2026-02-01T20:07:00Z" w16du:dateUtc="2026-02-01T12:07:00Z">
        <w:r w:rsidR="002318FF">
          <w:rPr>
            <w:rFonts w:hint="eastAsia"/>
          </w:rPr>
          <w:t>从</w:t>
        </w:r>
      </w:ins>
      <w:ins w:id="54" w:author="#CUI SHUAIWEN#" w:date="2026-02-01T20:05:00Z" w16du:dateUtc="2026-02-01T12:05:00Z">
        <w:r w:rsidR="00787A8D">
          <w:rPr>
            <w:rFonts w:hint="eastAsia"/>
          </w:rPr>
          <w:t>为</w:t>
        </w:r>
      </w:ins>
      <w:ins w:id="55" w:author="#CUI SHUAIWEN#" w:date="2026-02-01T20:06:00Z" w16du:dateUtc="2026-02-01T12:06:00Z">
        <w:r w:rsidR="005558FF">
          <w:rPr>
            <w:rFonts w:hint="eastAsia"/>
          </w:rPr>
          <w:t>后续的决策和</w:t>
        </w:r>
      </w:ins>
      <w:ins w:id="56" w:author="#CUI SHUAIWEN#" w:date="2026-02-01T20:05:00Z" w16du:dateUtc="2026-02-01T12:05:00Z">
        <w:r w:rsidR="00787A8D">
          <w:rPr>
            <w:rFonts w:hint="eastAsia"/>
          </w:rPr>
          <w:t>处置预留充足时间</w:t>
        </w:r>
      </w:ins>
      <w:r>
        <w:t>；</w:t>
      </w:r>
      <w:ins w:id="57" w:author="#CUI SHUAIWEN#" w:date="2026-02-01T20:01:00Z" w16du:dateUtc="2026-02-01T12:01:00Z">
        <w:r w:rsidR="004F10C5">
          <w:rPr>
            <w:rFonts w:hint="eastAsia"/>
          </w:rPr>
          <w:t>使用</w:t>
        </w:r>
      </w:ins>
      <w:ins w:id="58" w:author="#CUI SHUAIWEN#" w:date="2026-02-01T19:57:00Z" w16du:dateUtc="2026-02-01T11:57:00Z">
        <w:r w:rsidR="00E1489C">
          <w:rPr>
            <w:rFonts w:hint="eastAsia"/>
          </w:rPr>
          <w:t>基于历史观测数据的</w:t>
        </w:r>
        <w:r w:rsidR="00E1489C">
          <w:t>高斯过程</w:t>
        </w:r>
        <w:r w:rsidR="00E1489C">
          <w:rPr>
            <w:rFonts w:hint="eastAsia"/>
          </w:rPr>
          <w:t>建模联合</w:t>
        </w:r>
      </w:ins>
      <w:r>
        <w:t>贝叶斯优化</w:t>
      </w:r>
      <w:del w:id="59" w:author="#CUI SHUAIWEN#" w:date="2026-02-01T19:57:00Z" w16du:dateUtc="2026-02-01T11:57:00Z">
        <w:r w:rsidDel="00E1489C">
          <w:delText>联合高斯过程</w:delText>
        </w:r>
      </w:del>
      <w:r>
        <w:t>在线</w:t>
      </w:r>
      <w:ins w:id="60" w:author="#CUI SHUAIWEN#" w:date="2026-02-01T19:58:00Z" w16du:dateUtc="2026-02-01T11:58:00Z">
        <w:r w:rsidR="00E1489C">
          <w:rPr>
            <w:rFonts w:hint="eastAsia"/>
          </w:rPr>
          <w:t>高效</w:t>
        </w:r>
      </w:ins>
      <w:r>
        <w:t>生成最优掘进</w:t>
      </w:r>
      <w:del w:id="61" w:author="#CUI SHUAIWEN#" w:date="2026-02-01T19:54:00Z" w16du:dateUtc="2026-02-01T11:54:00Z">
        <w:r w:rsidDel="00CD18E5">
          <w:rPr>
            <w:rFonts w:hint="eastAsia"/>
          </w:rPr>
          <w:delText>策略</w:delText>
        </w:r>
      </w:del>
      <w:ins w:id="62" w:author="#CUI SHUAIWEN#" w:date="2026-02-01T19:54:00Z" w16du:dateUtc="2026-02-01T11:54:00Z">
        <w:r w:rsidR="00CD18E5">
          <w:rPr>
            <w:rFonts w:hint="eastAsia"/>
          </w:rPr>
          <w:t>参数配置</w:t>
        </w:r>
      </w:ins>
      <w:r>
        <w:t>，并通过</w:t>
      </w:r>
      <w:ins w:id="63" w:author="#CUI SHUAIWEN#" w:date="2026-02-01T19:58:00Z" w16du:dateUtc="2026-02-01T11:58:00Z">
        <w:r w:rsidR="00E1489C">
          <w:rPr>
            <w:rFonts w:hint="eastAsia"/>
          </w:rPr>
          <w:t>数字孪生</w:t>
        </w:r>
      </w:ins>
      <w:r>
        <w:t>沙箱</w:t>
      </w:r>
      <w:ins w:id="64" w:author="#CUI SHUAIWEN#" w:date="2026-02-01T19:58:00Z" w16du:dateUtc="2026-02-01T11:58:00Z">
        <w:r w:rsidR="00E1489C">
          <w:rPr>
            <w:rFonts w:hint="eastAsia"/>
          </w:rPr>
          <w:t>推演与</w:t>
        </w:r>
      </w:ins>
      <w:r>
        <w:t>校核确保安全性。实测表明，该机制使月均掘进效率稳定达200环以上，单班效率提升≥10%，非计划停机时长下降≥20%，同时地表沉降控制在30mm以内、邻近建筑沉降≤20mm，有效规避了重大安全风险与工期索赔，综合施工成本降低约5%–7%。</w:t>
      </w:r>
    </w:p>
    <w:p w14:paraId="7EEDA571" w14:textId="77777777" w:rsidR="008A43DA" w:rsidRDefault="00000000">
      <w:pPr>
        <w:ind w:firstLine="560"/>
      </w:pPr>
      <w:r>
        <w:t>进入运营阶段，施工期积累的高质量结构-环境响应数据（如管片变形、注浆体分布、地层扰动范围）被完整移交至运维数字孪生平台，作为隧道健康状态评估的基准。结合长期监测数据，可精准识别早期病害（如渗漏、错台、不均匀沉降），优化巡检频次与养护资源分配。测算显示，得益于施工期对结构损伤的有效抑制和数据资产的连续传承，隧道全生命周期维护成本可降低10%–15%，服役寿命延长5–8年，碳排放强度下降约12%。</w:t>
      </w:r>
    </w:p>
    <w:p w14:paraId="7DF0CC78" w14:textId="77777777" w:rsidR="008A43DA" w:rsidRDefault="00000000">
      <w:pPr>
        <w:ind w:firstLine="560"/>
        <w:rPr>
          <w:highlight w:val="red"/>
        </w:rPr>
      </w:pPr>
      <w:r>
        <w:t>综上，该技术体系不仅提升了单阶段效能，更通过数据贯通、模型</w:t>
      </w:r>
      <w:r>
        <w:lastRenderedPageBreak/>
        <w:t>复用与决策协同，实现了从“经验驱动”向“数据-模型双驱动”的全生命周期价值跃升，为智能建造与基础设施可持续发展提供了可复制的技术范式。</w:t>
      </w:r>
    </w:p>
    <w:p w14:paraId="19E11181" w14:textId="77777777" w:rsidR="008A43DA" w:rsidRDefault="00000000">
      <w:pPr>
        <w:pStyle w:val="Index1"/>
        <w:numPr>
          <w:ilvl w:val="0"/>
          <w:numId w:val="2"/>
        </w:numPr>
        <w:ind w:firstLine="560"/>
      </w:pPr>
      <w:r>
        <w:rPr>
          <w:rFonts w:ascii="楷体_GB2312" w:eastAsia="楷体_GB2312" w:hAnsi="楷体_GB2312" w:cs="楷体_GB2312" w:hint="eastAsia"/>
          <w:bCs/>
          <w:szCs w:val="28"/>
        </w:rPr>
        <w:t>绿色低碳指标</w:t>
      </w:r>
    </w:p>
    <w:p w14:paraId="6A6949B8" w14:textId="77777777" w:rsidR="008A43DA" w:rsidRDefault="00000000">
      <w:pPr>
        <w:ind w:firstLine="560"/>
      </w:pPr>
      <w:r>
        <w:t>该技术体系在绿色低碳方面实现显著突破：通过智能掘进优化，单位掘进能耗降低10%，同时全生命周期碳排放强度下降12%。具体量化效果为：每公里隧道施工碳排放减少约150吨CO</w:t>
      </w:r>
      <w:r>
        <w:rPr>
          <w:rFonts w:ascii="Cambria Math" w:hAnsi="Cambria Math" w:cs="Cambria Math"/>
        </w:rPr>
        <w:t>₂</w:t>
      </w:r>
      <w:r>
        <w:t>，相当于年减少碳排放1200吨，有效支撑“双碳”目标达成。该成果不仅降低施工阶段能耗，更通过数据贯通延长隧道服役寿命5–8年，进一步减少全生命周期隐含碳排放15%。</w:t>
      </w:r>
    </w:p>
    <w:p w14:paraId="643DF919" w14:textId="77777777" w:rsidR="008A43DA" w:rsidRDefault="00000000">
      <w:pPr>
        <w:widowControl/>
        <w:numPr>
          <w:ilvl w:val="255"/>
          <w:numId w:val="0"/>
        </w:numPr>
        <w:shd w:val="clear" w:color="auto" w:fill="FFFFFF"/>
        <w:ind w:left="482"/>
        <w:rPr>
          <w:rFonts w:cs="仿宋_GB2312"/>
          <w:bCs/>
          <w:szCs w:val="28"/>
        </w:rPr>
      </w:pPr>
      <w:r>
        <w:rPr>
          <w:rFonts w:ascii="黑体" w:eastAsia="黑体" w:hAnsi="黑体" w:cs="黑体" w:hint="eastAsia"/>
          <w:kern w:val="0"/>
          <w:sz w:val="32"/>
          <w:szCs w:val="32"/>
          <w:shd w:val="clear" w:color="auto" w:fill="FFFFFF"/>
          <w:lang w:bidi="ar"/>
        </w:rPr>
        <w:t>四、项目实施计划</w:t>
      </w:r>
      <w:r>
        <w:rPr>
          <w:rFonts w:cs="仿宋_GB2312" w:hint="eastAsia"/>
          <w:bCs/>
          <w:szCs w:val="28"/>
        </w:rPr>
        <w:t>（占总评分10%权重）</w:t>
      </w:r>
    </w:p>
    <w:p w14:paraId="388A2B72" w14:textId="77777777" w:rsidR="008A43DA" w:rsidRDefault="00000000">
      <w:pPr>
        <w:pStyle w:val="Index1"/>
        <w:ind w:firstLine="560"/>
        <w:rPr>
          <w:rFonts w:ascii="楷体_GB2312" w:eastAsia="楷体_GB2312" w:hAnsi="楷体_GB2312" w:cs="楷体_GB2312"/>
          <w:bCs/>
          <w:szCs w:val="28"/>
        </w:rPr>
      </w:pPr>
      <w:r>
        <w:rPr>
          <w:rFonts w:ascii="楷体_GB2312" w:eastAsia="楷体_GB2312" w:hAnsi="楷体_GB2312" w:cs="楷体_GB2312" w:hint="eastAsia"/>
          <w:bCs/>
          <w:szCs w:val="28"/>
        </w:rPr>
        <w:t>（一）技术路线</w:t>
      </w:r>
    </w:p>
    <w:p w14:paraId="27B17574" w14:textId="77777777" w:rsidR="008A43DA" w:rsidRDefault="00000000">
      <w:pPr>
        <w:ind w:firstLine="560"/>
      </w:pPr>
      <w:r>
        <w:rPr>
          <w:rFonts w:hint="eastAsia"/>
        </w:rPr>
        <w:t>本技术围绕盾构智能感知、预测、控制一体化为技术目标，通过围绕大数据集、AI降噪分析、物理仿真等多方面构建出清晰、可落地的技术路线。</w:t>
      </w:r>
    </w:p>
    <w:p w14:paraId="5DF3B017" w14:textId="77777777" w:rsidR="008A43DA" w:rsidRDefault="00000000">
      <w:pPr>
        <w:pStyle w:val="Header"/>
        <w:ind w:firstLine="360"/>
        <w:jc w:val="center"/>
      </w:pPr>
      <w:r>
        <w:rPr>
          <w:noProof/>
        </w:rPr>
        <w:drawing>
          <wp:inline distT="0" distB="0" distL="114300" distR="114300" wp14:anchorId="64941240" wp14:editId="1F8D1744">
            <wp:extent cx="4915535" cy="2768600"/>
            <wp:effectExtent l="0" t="0" r="18415" b="1270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3"/>
                    <a:stretch>
                      <a:fillRect/>
                    </a:stretch>
                  </pic:blipFill>
                  <pic:spPr>
                    <a:xfrm>
                      <a:off x="0" y="0"/>
                      <a:ext cx="4915535" cy="2768600"/>
                    </a:xfrm>
                    <a:prstGeom prst="rect">
                      <a:avLst/>
                    </a:prstGeom>
                    <a:noFill/>
                    <a:ln>
                      <a:noFill/>
                    </a:ln>
                  </pic:spPr>
                </pic:pic>
              </a:graphicData>
            </a:graphic>
          </wp:inline>
        </w:drawing>
      </w:r>
    </w:p>
    <w:p w14:paraId="68B75119" w14:textId="77777777" w:rsidR="008A43DA" w:rsidRDefault="00000000">
      <w:pPr>
        <w:pStyle w:val="Header"/>
        <w:ind w:firstLine="360"/>
        <w:jc w:val="center"/>
      </w:pPr>
      <w:r>
        <w:rPr>
          <w:rFonts w:hint="eastAsia"/>
        </w:rPr>
        <w:t>图4-1 技术路线图</w:t>
      </w:r>
    </w:p>
    <w:p w14:paraId="5BAF17C1" w14:textId="77777777" w:rsidR="008A43DA" w:rsidRDefault="00000000">
      <w:pPr>
        <w:pStyle w:val="IndexHeading"/>
        <w:ind w:firstLine="562"/>
        <w:rPr>
          <w:rFonts w:ascii="仿宋_GB2312" w:hAnsi="仿宋_GB2312"/>
          <w:bCs/>
        </w:rPr>
      </w:pPr>
      <w:r>
        <w:rPr>
          <w:rFonts w:ascii="仿宋_GB2312" w:hAnsi="仿宋_GB2312" w:hint="eastAsia"/>
          <w:bCs/>
        </w:rPr>
        <w:t>研发阶段：数据重构与模型建立</w:t>
      </w:r>
    </w:p>
    <w:p w14:paraId="672F21A0" w14:textId="77777777" w:rsidR="008A43DA" w:rsidRDefault="00000000">
      <w:pPr>
        <w:pStyle w:val="IndexHeading"/>
        <w:numPr>
          <w:ilvl w:val="0"/>
          <w:numId w:val="3"/>
        </w:numPr>
        <w:ind w:firstLine="560"/>
        <w:rPr>
          <w:rFonts w:ascii="仿宋_GB2312" w:hAnsi="仿宋_GB2312"/>
          <w:b w:val="0"/>
        </w:rPr>
      </w:pPr>
      <w:r>
        <w:rPr>
          <w:rFonts w:ascii="仿宋_GB2312" w:hAnsi="仿宋_GB2312" w:hint="eastAsia"/>
          <w:b w:val="0"/>
        </w:rPr>
        <w:lastRenderedPageBreak/>
        <w:t>数据降噪与治理体系构建：本项目针对历年盾构掘进过程中所产生的各种类型的数据进行全面整合，这些数据涵盖了不同地形条件下的相关数据、各类线路的详细数据，还有盾构在施工过程中的实时姿态数据等众多方面。在盾构施工中，存在着多源异构数据这一显著特点，这类数据来源广泛、结构复杂多样，同时还伴随着高噪声和高冗余的问题，这些问题成为了数据处理过程中的痛点和难点。为了有效应对这些挑战，项目致力于建立一套标准化的数据治理流程，这一流程将覆盖从数据采集开始的各个环节，包括对采集到的数据进行清洗，去除其中的杂质和错误部分，接着是对数据进行标注，以便于后续的识别和利用，最后还要进行特征工程的相关操作，深入挖掘数据中有价值的特征信息。并且，在这个体系构建的过程中，还会开发出自动化治理脚本，这些脚本能够自动执行一系列数据治理任务，大大提高工作效率，同时构建起质量评估指标体系，用于准确衡量数据治理后的质量水平，确保数据治理的效果能够达到预期目标，并生成标准化体系数据。</w:t>
      </w:r>
    </w:p>
    <w:p w14:paraId="1629E127" w14:textId="77777777" w:rsidR="008A43DA" w:rsidRDefault="00000000">
      <w:pPr>
        <w:pStyle w:val="Index1"/>
        <w:numPr>
          <w:ilvl w:val="0"/>
          <w:numId w:val="3"/>
        </w:numPr>
        <w:ind w:firstLine="560"/>
      </w:pPr>
      <w:r>
        <w:rPr>
          <w:rFonts w:hint="eastAsia"/>
        </w:rPr>
        <w:t>智能化模型开发:数据降噪体系构建完成后，项目通过融合1D-CNN与Transformer神经网络架构研发出一套混合深度学习架构，利用1D-CNN高效提取传感器时序数据中的局部动态特征（如推力突变、短时波动），再通过轻量化Transformer建模长程时间依赖关系（如地质变化引起的累积效应），兼顾模型表达能力与推理效率，结合数据标准化、滑动窗口输入、多任务输出及边缘部署优化，实现对盾构姿态、推力、扭矩等关键参数的高精度、低时延预测。</w:t>
      </w:r>
    </w:p>
    <w:p w14:paraId="5FAF4977" w14:textId="3653FD69" w:rsidR="008A43DA" w:rsidRDefault="00000000">
      <w:pPr>
        <w:ind w:firstLine="560"/>
      </w:pPr>
      <w:r>
        <w:rPr>
          <w:rFonts w:hint="eastAsia"/>
        </w:rPr>
        <w:t>3、系统架构设计：在模型开挖工作顺利完成之后，项目团队紧接着开展了后续的重要工作，</w:t>
      </w:r>
      <w:proofErr w:type="gramStart"/>
      <w:r>
        <w:rPr>
          <w:rFonts w:hint="eastAsia"/>
        </w:rPr>
        <w:t>成功构建并且完成了“</w:t>
      </w:r>
      <w:proofErr w:type="gramEnd"/>
      <w:r>
        <w:rPr>
          <w:rFonts w:hint="eastAsia"/>
        </w:rPr>
        <w:t>感知—预测—</w:t>
      </w:r>
      <w:proofErr w:type="gramStart"/>
      <w:r>
        <w:rPr>
          <w:rFonts w:hint="eastAsia"/>
        </w:rPr>
        <w:t>控制”一体化软件模块的初步集成方案</w:t>
      </w:r>
      <w:proofErr w:type="gramEnd"/>
      <w:r>
        <w:rPr>
          <w:rFonts w:hint="eastAsia"/>
        </w:rPr>
        <w:t>。在这个过程中，团队进行了系统且全</w:t>
      </w:r>
      <w:r>
        <w:rPr>
          <w:rFonts w:hint="eastAsia"/>
        </w:rPr>
        <w:lastRenderedPageBreak/>
        <w:t>面的规划，针对各个功能组件之间复杂的数据流进行了详细的梳理和设计，</w:t>
      </w:r>
      <w:ins w:id="65" w:author="#CUI SHUAIWEN#" w:date="2026-02-01T20:14:00Z" w16du:dateUtc="2026-02-01T12:14:00Z">
        <w:r w:rsidR="00EF5211">
          <w:rPr>
            <w:rFonts w:hint="eastAsia"/>
          </w:rPr>
          <w:t>在</w:t>
        </w:r>
      </w:ins>
      <w:ins w:id="66" w:author="#CUI SHUAIWEN#" w:date="2026-02-01T20:15:00Z" w16du:dateUtc="2026-02-01T12:15:00Z">
        <w:r w:rsidR="00EF5211">
          <w:rPr>
            <w:rFonts w:hint="eastAsia"/>
          </w:rPr>
          <w:t>“</w:t>
        </w:r>
      </w:ins>
      <w:ins w:id="67" w:author="#CUI SHUAIWEN#" w:date="2026-02-01T20:14:00Z" w16du:dateUtc="2026-02-01T12:14:00Z">
        <w:r w:rsidR="00EF5211">
          <w:rPr>
            <w:rFonts w:hint="eastAsia"/>
          </w:rPr>
          <w:t>高内聚低耦合</w:t>
        </w:r>
      </w:ins>
      <w:ins w:id="68" w:author="#CUI SHUAIWEN#" w:date="2026-02-01T20:15:00Z" w16du:dateUtc="2026-02-01T12:15:00Z">
        <w:r w:rsidR="00EF5211">
          <w:rPr>
            <w:rFonts w:hint="eastAsia"/>
          </w:rPr>
          <w:t>”</w:t>
        </w:r>
      </w:ins>
      <w:ins w:id="69" w:author="#CUI SHUAIWEN#" w:date="2026-02-01T20:14:00Z" w16du:dateUtc="2026-02-01T12:14:00Z">
        <w:r w:rsidR="00EF5211">
          <w:rPr>
            <w:rFonts w:hint="eastAsia"/>
          </w:rPr>
          <w:t>的指导思路</w:t>
        </w:r>
      </w:ins>
      <w:ins w:id="70" w:author="#CUI SHUAIWEN#" w:date="2026-02-01T20:15:00Z" w16du:dateUtc="2026-02-01T12:15:00Z">
        <w:r w:rsidR="00EF5211">
          <w:rPr>
            <w:rFonts w:hint="eastAsia"/>
          </w:rPr>
          <w:t>下</w:t>
        </w:r>
      </w:ins>
      <w:r>
        <w:rPr>
          <w:rFonts w:hint="eastAsia"/>
        </w:rPr>
        <w:t>明确了数据是如何在不同的功能组件之间进行传输、交换以及处理的。同时，对于控制逻辑也进行了深入的研究与规划，确定了每个功能组件在整体控制体系中的角色、作用以及具体的控制规则。此外，还精心规划了各功能组件之间的协同机制，确保它们能够高效地相互配合、无缝衔接，</w:t>
      </w:r>
      <w:proofErr w:type="gramStart"/>
      <w:r>
        <w:rPr>
          <w:rFonts w:hint="eastAsia"/>
        </w:rPr>
        <w:t>从而保障整个“</w:t>
      </w:r>
      <w:proofErr w:type="gramEnd"/>
      <w:r>
        <w:rPr>
          <w:rFonts w:hint="eastAsia"/>
        </w:rPr>
        <w:t>感知—预测—</w:t>
      </w:r>
      <w:proofErr w:type="gramStart"/>
      <w:r>
        <w:rPr>
          <w:rFonts w:hint="eastAsia"/>
        </w:rPr>
        <w:t>控制”一体化软件模块能够稳定</w:t>
      </w:r>
      <w:proofErr w:type="gramEnd"/>
      <w:r>
        <w:rPr>
          <w:rFonts w:hint="eastAsia"/>
        </w:rPr>
        <w:t>、可靠地运行，为项目的进一步推进奠定了坚实的基础。</w:t>
      </w:r>
    </w:p>
    <w:p w14:paraId="62A25230" w14:textId="77777777" w:rsidR="008A43DA" w:rsidRDefault="00000000">
      <w:pPr>
        <w:pStyle w:val="IndexHeading"/>
        <w:ind w:firstLine="562"/>
        <w:rPr>
          <w:rFonts w:ascii="仿宋_GB2312" w:hAnsi="仿宋_GB2312"/>
          <w:bCs/>
        </w:rPr>
      </w:pPr>
      <w:r>
        <w:rPr>
          <w:rFonts w:ascii="仿宋_GB2312" w:hAnsi="仿宋_GB2312" w:hint="eastAsia"/>
          <w:bCs/>
        </w:rPr>
        <w:t>测试阶段：虚拟仿真测试与优化迭代</w:t>
      </w:r>
    </w:p>
    <w:p w14:paraId="0837F43A" w14:textId="77777777" w:rsidR="008A43DA" w:rsidRDefault="00000000">
      <w:pPr>
        <w:pStyle w:val="Index1"/>
        <w:numPr>
          <w:ilvl w:val="0"/>
          <w:numId w:val="4"/>
        </w:numPr>
        <w:ind w:firstLine="560"/>
      </w:pPr>
      <w:r>
        <w:rPr>
          <w:rFonts w:hint="eastAsia"/>
        </w:rPr>
        <w:t>数字孪生仿真测试：项目</w:t>
      </w:r>
      <w:r>
        <w:rPr>
          <w:rFonts w:ascii="微软雅黑" w:eastAsia="微软雅黑" w:hAnsi="微软雅黑" w:cs="微软雅黑"/>
          <w:color w:val="060A26"/>
          <w:sz w:val="24"/>
          <w:shd w:val="clear" w:color="auto" w:fill="FFFFFF"/>
        </w:rPr>
        <w:t>基</w:t>
      </w:r>
      <w:r>
        <w:rPr>
          <w:rFonts w:hint="eastAsia"/>
        </w:rPr>
        <w:t>于历史掘进数据，构建以 ABAQUS 为核心的高保真岩土-结构耦合仿真环境，实现对盾构施工全过程的精细化物理建模。利用 ABAQUS 强大的非线性有限元分析能力，结合真实地质勘察资料（如土层分布、岩土参数、地下水位等），建立三维地层模型，并采用 Mohr-Coulomb、Drucker-Prager 等本构模型精确模拟软土、砂层、风化岩等复杂地层在掘进扰动下的应力应变响应、地表沉降及管片受力状态。在此基础上，将治理后的传感器时序数据作为边界条件或荷载输入，驱动自研的 1D-CNN/Transformer 混合 AI 模型进行关键参数（如姿态角、总推力、刀盘扭矩）预测，并将预测结果反向作用于 ABAQUS 仿真中的控制变量（如推进速度、刀盘转速），</w:t>
      </w:r>
      <w:proofErr w:type="gramStart"/>
      <w:r>
        <w:rPr>
          <w:rFonts w:hint="eastAsia"/>
        </w:rPr>
        <w:t>形成“</w:t>
      </w:r>
      <w:proofErr w:type="gramEnd"/>
      <w:r>
        <w:rPr>
          <w:rFonts w:hint="eastAsia"/>
        </w:rPr>
        <w:t xml:space="preserve">数据治理 → AI预测 → 虚拟控制 → 力学响应 → 状态更新 → </w:t>
      </w:r>
      <w:proofErr w:type="gramStart"/>
      <w:r>
        <w:rPr>
          <w:rFonts w:hint="eastAsia"/>
        </w:rPr>
        <w:t>再预测”的闭环验证机制</w:t>
      </w:r>
      <w:proofErr w:type="gramEnd"/>
      <w:r>
        <w:rPr>
          <w:rFonts w:hint="eastAsia"/>
        </w:rPr>
        <w:t>。该方法可系统评估不同数据质量水平下 AI 模型的预测准确性、控制稳定性及在突变工况（如穿越断层、遭遇孤石）下的鲁棒性与泛化能力。</w:t>
      </w:r>
    </w:p>
    <w:p w14:paraId="65A1010D" w14:textId="77777777" w:rsidR="008A43DA" w:rsidRDefault="00000000">
      <w:pPr>
        <w:pStyle w:val="Header"/>
        <w:ind w:firstLine="360"/>
        <w:jc w:val="center"/>
      </w:pPr>
      <w:r>
        <w:rPr>
          <w:noProof/>
        </w:rPr>
        <w:lastRenderedPageBreak/>
        <w:drawing>
          <wp:inline distT="0" distB="0" distL="0" distR="0" wp14:anchorId="02C24268" wp14:editId="717A33D2">
            <wp:extent cx="3716020" cy="2109470"/>
            <wp:effectExtent l="0" t="0" r="17780" b="508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716020" cy="2109470"/>
                    </a:xfrm>
                    <a:prstGeom prst="rect">
                      <a:avLst/>
                    </a:prstGeom>
                    <a:noFill/>
                  </pic:spPr>
                </pic:pic>
              </a:graphicData>
            </a:graphic>
          </wp:inline>
        </w:drawing>
      </w:r>
    </w:p>
    <w:p w14:paraId="6CB24176" w14:textId="77777777" w:rsidR="008A43DA" w:rsidRDefault="00000000">
      <w:pPr>
        <w:pStyle w:val="Subtitle"/>
        <w:ind w:firstLine="440"/>
        <w:rPr>
          <w:rStyle w:val="BookTitle1"/>
          <w:rFonts w:ascii="Times New Roman" w:hAnsi="Times New Roman" w:cs="Times New Roman"/>
        </w:rPr>
      </w:pPr>
      <w:r>
        <w:rPr>
          <w:rStyle w:val="BookTitle1"/>
          <w:rFonts w:ascii="Times New Roman" w:hAnsi="Times New Roman" w:cs="Times New Roman" w:hint="eastAsia"/>
        </w:rPr>
        <w:t>图</w:t>
      </w:r>
      <w:r>
        <w:rPr>
          <w:rStyle w:val="BookTitle1"/>
          <w:rFonts w:ascii="Times New Roman" w:hAnsi="Times New Roman" w:cs="Times New Roman" w:hint="eastAsia"/>
        </w:rPr>
        <w:t xml:space="preserve">4-1 ABAQUS </w:t>
      </w:r>
      <w:r>
        <w:rPr>
          <w:rStyle w:val="BookTitle1"/>
          <w:rFonts w:ascii="Times New Roman" w:hAnsi="Times New Roman" w:cs="Times New Roman" w:hint="eastAsia"/>
        </w:rPr>
        <w:t>高精度力学仿真反馈</w:t>
      </w:r>
    </w:p>
    <w:p w14:paraId="0D8641BC" w14:textId="77777777" w:rsidR="008A43DA" w:rsidRDefault="00000000">
      <w:pPr>
        <w:numPr>
          <w:ilvl w:val="0"/>
          <w:numId w:val="4"/>
        </w:numPr>
        <w:ind w:firstLine="560"/>
      </w:pPr>
      <w:r>
        <w:rPr>
          <w:rFonts w:hint="eastAsia"/>
        </w:rPr>
        <w:t>小范围现场试点：依托</w:t>
      </w:r>
      <w:r>
        <w:rPr>
          <w:rFonts w:cs="仿宋_GB2312" w:hint="eastAsia"/>
          <w:bCs/>
          <w:szCs w:val="28"/>
        </w:rPr>
        <w:t>苏州地铁7号线北延伸线Y-Ⅶ-SG-01标为试点单位，该项目位于苏州市相城区黄埭镇镇中心，盾构穿越地质多为富水砂层，具备良好的可测试性条件。项目通过接入盾构机PLC系统及多源传感器实时数据流，包括倾角传感器、导向系统、土压计、盾尾间隙测量系统、自动化监测系统等多方位数据流。通过边缘计算设备运行轻量化AI模型，重点验证三个核心指标：</w:t>
      </w:r>
      <w:r>
        <w:rPr>
          <w:rFonts w:cs="仿宋_GB2312" w:hint="eastAsia"/>
          <w:bCs/>
          <w:szCs w:val="28"/>
        </w:rPr>
        <w:fldChar w:fldCharType="begin"/>
      </w:r>
      <w:r>
        <w:rPr>
          <w:rFonts w:cs="仿宋_GB2312" w:hint="eastAsia"/>
          <w:bCs/>
          <w:szCs w:val="28"/>
        </w:rPr>
        <w:instrText xml:space="preserve"> EQ \o\ac(</w:instrText>
      </w:r>
      <w:r>
        <w:rPr>
          <w:rFonts w:cs="仿宋_GB2312" w:hint="eastAsia"/>
          <w:bCs/>
          <w:position w:val="-5"/>
          <w:sz w:val="42"/>
          <w:szCs w:val="28"/>
        </w:rPr>
        <w:instrText>○</w:instrText>
      </w:r>
      <w:r>
        <w:rPr>
          <w:rFonts w:cs="仿宋_GB2312" w:hint="eastAsia"/>
          <w:bCs/>
          <w:szCs w:val="28"/>
        </w:rPr>
        <w:instrText>,1)</w:instrText>
      </w:r>
      <w:r>
        <w:rPr>
          <w:rFonts w:cs="仿宋_GB2312" w:hint="eastAsia"/>
          <w:bCs/>
          <w:szCs w:val="28"/>
        </w:rPr>
        <w:fldChar w:fldCharType="end"/>
      </w:r>
      <w:r>
        <w:rPr>
          <w:rFonts w:cs="仿宋_GB2312" w:hint="eastAsia"/>
          <w:bCs/>
          <w:szCs w:val="28"/>
        </w:rPr>
        <w:t>数据治理工具链在高温、高湿、强震动等恶劣工业环境下的长期运行稳定性；</w:t>
      </w:r>
      <w:r>
        <w:rPr>
          <w:rFonts w:cs="仿宋_GB2312" w:hint="eastAsia"/>
          <w:bCs/>
          <w:szCs w:val="28"/>
        </w:rPr>
        <w:fldChar w:fldCharType="begin"/>
      </w:r>
      <w:r>
        <w:rPr>
          <w:rFonts w:cs="仿宋_GB2312" w:hint="eastAsia"/>
          <w:bCs/>
          <w:szCs w:val="28"/>
        </w:rPr>
        <w:instrText xml:space="preserve"> EQ \o\ac(</w:instrText>
      </w:r>
      <w:r>
        <w:rPr>
          <w:rFonts w:cs="仿宋_GB2312" w:hint="eastAsia"/>
          <w:bCs/>
          <w:position w:val="-5"/>
          <w:sz w:val="42"/>
          <w:szCs w:val="28"/>
        </w:rPr>
        <w:instrText>○</w:instrText>
      </w:r>
      <w:r>
        <w:rPr>
          <w:rFonts w:cs="仿宋_GB2312" w:hint="eastAsia"/>
          <w:bCs/>
          <w:szCs w:val="28"/>
        </w:rPr>
        <w:instrText>,2)</w:instrText>
      </w:r>
      <w:r>
        <w:rPr>
          <w:rFonts w:cs="仿宋_GB2312" w:hint="eastAsia"/>
          <w:bCs/>
          <w:szCs w:val="28"/>
        </w:rPr>
        <w:fldChar w:fldCharType="end"/>
      </w:r>
      <w:r>
        <w:rPr>
          <w:rFonts w:cs="仿宋_GB2312" w:hint="eastAsia"/>
          <w:bCs/>
          <w:szCs w:val="28"/>
        </w:rPr>
        <w:t>模型端到端推理的延时是否满足＜500ms的实时性；</w:t>
      </w:r>
      <w:r>
        <w:rPr>
          <w:rFonts w:cs="仿宋_GB2312" w:hint="eastAsia"/>
          <w:bCs/>
          <w:szCs w:val="28"/>
        </w:rPr>
        <w:fldChar w:fldCharType="begin"/>
      </w:r>
      <w:r>
        <w:rPr>
          <w:rFonts w:cs="仿宋_GB2312" w:hint="eastAsia"/>
          <w:bCs/>
          <w:szCs w:val="28"/>
        </w:rPr>
        <w:instrText xml:space="preserve"> EQ \o\ac(</w:instrText>
      </w:r>
      <w:r>
        <w:rPr>
          <w:rFonts w:cs="仿宋_GB2312" w:hint="eastAsia"/>
          <w:bCs/>
          <w:position w:val="-5"/>
          <w:sz w:val="42"/>
          <w:szCs w:val="28"/>
        </w:rPr>
        <w:instrText>○</w:instrText>
      </w:r>
      <w:r>
        <w:rPr>
          <w:rFonts w:cs="仿宋_GB2312" w:hint="eastAsia"/>
          <w:bCs/>
          <w:szCs w:val="28"/>
        </w:rPr>
        <w:instrText>,3)</w:instrText>
      </w:r>
      <w:r>
        <w:rPr>
          <w:rFonts w:cs="仿宋_GB2312" w:hint="eastAsia"/>
          <w:bCs/>
          <w:szCs w:val="28"/>
        </w:rPr>
        <w:fldChar w:fldCharType="end"/>
      </w:r>
      <w:r>
        <w:rPr>
          <w:rFonts w:cs="仿宋_GB2312" w:hint="eastAsia"/>
          <w:bCs/>
          <w:szCs w:val="28"/>
        </w:rPr>
        <w:t>在现实复杂条件下，基于算法预演的数据的可靠性与及时性。</w:t>
      </w:r>
    </w:p>
    <w:p w14:paraId="72947221" w14:textId="77777777" w:rsidR="008A43DA" w:rsidRDefault="00000000">
      <w:pPr>
        <w:pStyle w:val="IndexHeading"/>
        <w:numPr>
          <w:ilvl w:val="0"/>
          <w:numId w:val="4"/>
        </w:numPr>
        <w:ind w:firstLine="560"/>
        <w:rPr>
          <w:rFonts w:ascii="仿宋_GB2312" w:hAnsi="仿宋_GB2312" w:cs="仿宋_GB2312"/>
          <w:b w:val="0"/>
          <w:bCs/>
          <w:szCs w:val="28"/>
        </w:rPr>
      </w:pPr>
      <w:r>
        <w:rPr>
          <w:rFonts w:ascii="仿宋_GB2312" w:hAnsi="仿宋_GB2312" w:cs="仿宋_GB2312" w:hint="eastAsia"/>
          <w:b w:val="0"/>
          <w:bCs/>
          <w:szCs w:val="28"/>
        </w:rPr>
        <w:t>迭代优化与标准包封装：基于 ABAQUS 高保真仿真结果与现场试点反馈，对 AI 模型和数据治理流程进行多轮迭代优化：一方面，结合岩土力学响应特征改进时序特征工程，增强模型对地层突变、支护滞后等复杂工况的敏感性；另一方面，采用知识蒸馏、通道剪枝及 INT8 量化技术压缩模型体积，确保其在边缘设备上满足 &lt;500ms 的实时推理要求，同时提升对卡盾、喷涌、姿态超限等异常事件的识别准确率。在此过程中，同步构建面向智慧工地平台的数据输出规范，将治理后的关键参数结构化封装为标准化 JSON 或 Protobuf 格式，并定义统一时空</w:t>
      </w:r>
      <w:r>
        <w:rPr>
          <w:rFonts w:ascii="仿宋_GB2312" w:hAnsi="仿宋_GB2312" w:cs="仿宋_GB2312" w:hint="eastAsia"/>
          <w:b w:val="0"/>
          <w:bCs/>
          <w:szCs w:val="28"/>
        </w:rPr>
        <w:lastRenderedPageBreak/>
        <w:t>坐标系与设备ID映射规则，确保数据可无缝接入基于 Unreal Engine 5构建的智慧工地数字孪生平台。在该平台上，盾构机三维模型可动态显示掘进状态，关键参数以 HUD、曲线图表或热力图形式叠加呈现，支持管理人员远程监控、历史回溯与多标段对比分析。最终形成 标准化智能掘进交付包 V1.0，包含：自动化数据治理脚本、轻量化 ONNX 推理模型、RESTful/gRPC API 接口、ABAQUS 仿真验证报告模板，以及 专为 UE5 智慧工地平台设计的数据映射配置文件与可视化组件接口文档。</w:t>
      </w:r>
    </w:p>
    <w:p w14:paraId="43EB5BF7" w14:textId="77777777" w:rsidR="008A43DA" w:rsidRDefault="00000000">
      <w:pPr>
        <w:pStyle w:val="Header"/>
        <w:ind w:firstLine="360"/>
        <w:jc w:val="center"/>
      </w:pPr>
      <w:r>
        <w:rPr>
          <w:rFonts w:ascii="Times New Roman" w:hAnsi="Times New Roman" w:cs="Times New Roman"/>
          <w:noProof/>
        </w:rPr>
        <w:drawing>
          <wp:inline distT="0" distB="0" distL="114300" distR="114300" wp14:anchorId="7822E74A" wp14:editId="6E0FF74B">
            <wp:extent cx="5039995" cy="2769870"/>
            <wp:effectExtent l="0" t="0" r="8255" b="11430"/>
            <wp:docPr id="5" name="图片 5" descr="61af853a05bcbdc399d31110539b7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1af853a05bcbdc399d31110539b7b84"/>
                    <pic:cNvPicPr>
                      <a:picLocks noChangeAspect="1"/>
                    </pic:cNvPicPr>
                  </pic:nvPicPr>
                  <pic:blipFill>
                    <a:blip r:embed="rId15"/>
                    <a:stretch>
                      <a:fillRect/>
                    </a:stretch>
                  </pic:blipFill>
                  <pic:spPr>
                    <a:xfrm>
                      <a:off x="0" y="0"/>
                      <a:ext cx="5039995" cy="2769870"/>
                    </a:xfrm>
                    <a:prstGeom prst="rect">
                      <a:avLst/>
                    </a:prstGeom>
                  </pic:spPr>
                </pic:pic>
              </a:graphicData>
            </a:graphic>
          </wp:inline>
        </w:drawing>
      </w:r>
    </w:p>
    <w:p w14:paraId="3733F5DD" w14:textId="77777777" w:rsidR="008A43DA" w:rsidRDefault="00000000">
      <w:pPr>
        <w:pStyle w:val="Header"/>
        <w:ind w:firstLine="440"/>
        <w:jc w:val="center"/>
      </w:pPr>
      <w:r>
        <w:rPr>
          <w:rStyle w:val="BookTitle1"/>
          <w:rFonts w:ascii="Times New Roman" w:hAnsi="Times New Roman" w:cs="Times New Roman" w:hint="eastAsia"/>
          <w:b w:val="0"/>
          <w:bCs w:val="0"/>
        </w:rPr>
        <w:t>图</w:t>
      </w:r>
      <w:r>
        <w:rPr>
          <w:rStyle w:val="BookTitle1"/>
          <w:rFonts w:ascii="Times New Roman" w:hAnsi="Times New Roman" w:cs="Times New Roman" w:hint="eastAsia"/>
          <w:b w:val="0"/>
          <w:bCs w:val="0"/>
        </w:rPr>
        <w:t xml:space="preserve">4-2 </w:t>
      </w:r>
      <w:r>
        <w:rPr>
          <w:rFonts w:hint="eastAsia"/>
        </w:rPr>
        <w:t>算法系统实时接入孪生平台</w:t>
      </w:r>
    </w:p>
    <w:p w14:paraId="5F6BDEAC" w14:textId="77777777" w:rsidR="008A43DA" w:rsidRDefault="00000000">
      <w:pPr>
        <w:pStyle w:val="Header"/>
        <w:ind w:firstLine="560"/>
        <w:jc w:val="left"/>
        <w:rPr>
          <w:sz w:val="28"/>
        </w:rPr>
      </w:pPr>
      <w:r>
        <w:rPr>
          <w:rFonts w:hint="eastAsia"/>
          <w:sz w:val="28"/>
        </w:rPr>
        <w:t>应用阶段：规模化工程应用与推广</w:t>
      </w:r>
    </w:p>
    <w:p w14:paraId="484A5FF3" w14:textId="77777777" w:rsidR="008A43DA" w:rsidRDefault="00000000">
      <w:pPr>
        <w:pStyle w:val="Heading3"/>
        <w:widowControl/>
        <w:numPr>
          <w:ilvl w:val="0"/>
          <w:numId w:val="5"/>
        </w:numPr>
        <w:shd w:val="clear" w:color="auto" w:fill="FFFFFF"/>
        <w:ind w:firstLine="560"/>
        <w:rPr>
          <w:rFonts w:ascii="仿宋_GB2312" w:eastAsia="仿宋_GB2312" w:hAnsi="仿宋_GB2312" w:cs="仿宋_GB2312" w:hint="default"/>
          <w:b w:val="0"/>
          <w:kern w:val="2"/>
          <w:sz w:val="28"/>
          <w:szCs w:val="28"/>
        </w:rPr>
      </w:pPr>
      <w:r>
        <w:rPr>
          <w:rFonts w:ascii="仿宋_GB2312" w:eastAsia="仿宋_GB2312" w:hAnsi="仿宋_GB2312" w:cs="仿宋_GB2312"/>
          <w:b w:val="0"/>
          <w:kern w:val="2"/>
          <w:sz w:val="28"/>
          <w:szCs w:val="28"/>
        </w:rPr>
        <w:t>规模化工程应用：技术以苏州地铁7号线北延伸线Y-Ⅶ-SG-01标为起点，在多个城市轨道交通与市政隧道工程项目中部署该 技术方案，覆盖软土、复合地层等不同地质条件，验证技术的适用性与可复制性。</w:t>
      </w:r>
    </w:p>
    <w:p w14:paraId="684FC398" w14:textId="77777777" w:rsidR="008A43DA" w:rsidRDefault="00000000">
      <w:pPr>
        <w:numPr>
          <w:ilvl w:val="0"/>
          <w:numId w:val="5"/>
        </w:numPr>
        <w:ind w:firstLine="560"/>
      </w:pPr>
      <w:r>
        <w:rPr>
          <w:rFonts w:hint="eastAsia"/>
        </w:rPr>
        <w:t>与国产数字化装备深度耦合：该技术通过与国产盾构主控系统、传感硬件的数据端口进行深度融合，逐步替代原有依赖进口的信号处理与决策模块，支撑核心控制系统国产化替代。</w:t>
      </w:r>
    </w:p>
    <w:p w14:paraId="570F81A6" w14:textId="77777777" w:rsidR="008A43DA" w:rsidRDefault="00000000">
      <w:pPr>
        <w:pStyle w:val="Index1"/>
        <w:ind w:firstLine="560"/>
        <w:rPr>
          <w:rFonts w:ascii="楷体_GB2312" w:eastAsia="楷体_GB2312" w:hAnsi="楷体_GB2312" w:cs="楷体_GB2312"/>
          <w:bCs/>
          <w:szCs w:val="28"/>
        </w:rPr>
      </w:pPr>
      <w:r>
        <w:rPr>
          <w:rFonts w:ascii="楷体_GB2312" w:eastAsia="楷体_GB2312" w:hAnsi="楷体_GB2312" w:cs="楷体_GB2312" w:hint="eastAsia"/>
          <w:bCs/>
          <w:szCs w:val="28"/>
        </w:rPr>
        <w:t>（二）资源保障</w:t>
      </w:r>
    </w:p>
    <w:p w14:paraId="08ED9892" w14:textId="77777777" w:rsidR="008A43DA" w:rsidRDefault="00000000">
      <w:pPr>
        <w:pStyle w:val="Index1"/>
        <w:ind w:firstLine="560"/>
        <w:rPr>
          <w:rFonts w:cs="仿宋_GB2312"/>
          <w:bCs/>
          <w:szCs w:val="28"/>
        </w:rPr>
      </w:pPr>
      <w:r>
        <w:rPr>
          <w:rFonts w:cs="仿宋_GB2312" w:hint="eastAsia"/>
          <w:bCs/>
          <w:szCs w:val="28"/>
        </w:rPr>
        <w:lastRenderedPageBreak/>
        <w:t>团队构成：</w:t>
      </w:r>
    </w:p>
    <w:p w14:paraId="1E02D5A9" w14:textId="77777777" w:rsidR="008A43DA" w:rsidRDefault="00000000">
      <w:pPr>
        <w:numPr>
          <w:ilvl w:val="0"/>
          <w:numId w:val="6"/>
        </w:numPr>
        <w:ind w:firstLine="560"/>
      </w:pPr>
      <w:r>
        <w:rPr>
          <w:rFonts w:hint="eastAsia"/>
        </w:rPr>
        <w:t>项目总工：刘通</w:t>
      </w:r>
    </w:p>
    <w:p w14:paraId="6DCB65D8" w14:textId="77777777" w:rsidR="008A43DA" w:rsidRDefault="00000000">
      <w:pPr>
        <w:ind w:firstLineChars="0" w:firstLine="420"/>
        <w:rPr>
          <w:rFonts w:cs="仿宋_GB2312"/>
          <w:bCs/>
          <w:szCs w:val="28"/>
        </w:rPr>
      </w:pPr>
      <w:r>
        <w:rPr>
          <w:rFonts w:hint="eastAsia"/>
        </w:rPr>
        <w:t>现任</w:t>
      </w:r>
      <w:r>
        <w:rPr>
          <w:rFonts w:cs="仿宋_GB2312" w:hint="eastAsia"/>
          <w:bCs/>
          <w:szCs w:val="28"/>
        </w:rPr>
        <w:t>项目总工程师，长期深耕于地下工程智能建造与盾构施工技术领域，先后参与并建设苏州地铁16号线、苏州地铁8号线、成都地铁17号线等多项大型地铁施工建设工程，具备扎实的岩土工程理论基础和丰富的大型隧道工程实践经验。全面统筹“基于物理-数据双驱动的盾构智能掘进感知一预测一控制一体化技术”系统的整体筹划、技术路线制定与全过程质量把控。他立足智能建造前沿，系统规划了从数据治理、AI模型研发、数字孪生仿真到现场部署验证的全生命周期实施路径，确保各环节紧密衔接、技术指标可控可靠。</w:t>
      </w:r>
    </w:p>
    <w:p w14:paraId="2F0F0B2D" w14:textId="77777777" w:rsidR="008A43DA" w:rsidRDefault="00000000">
      <w:pPr>
        <w:numPr>
          <w:ilvl w:val="0"/>
          <w:numId w:val="6"/>
        </w:numPr>
        <w:ind w:firstLine="560"/>
      </w:pPr>
      <w:r>
        <w:rPr>
          <w:rFonts w:hint="eastAsia"/>
        </w:rPr>
        <w:t>盾构副经理：张坤</w:t>
      </w:r>
    </w:p>
    <w:p w14:paraId="6F2C92FD" w14:textId="77777777" w:rsidR="008A43DA" w:rsidRDefault="00000000">
      <w:pPr>
        <w:pStyle w:val="IndexHeading"/>
        <w:ind w:firstLine="560"/>
        <w:rPr>
          <w:rFonts w:ascii="仿宋_GB2312" w:hAnsi="仿宋_GB2312" w:cs="仿宋_GB2312"/>
          <w:b w:val="0"/>
          <w:bCs/>
          <w:szCs w:val="28"/>
        </w:rPr>
      </w:pPr>
      <w:r>
        <w:rPr>
          <w:rFonts w:ascii="仿宋_GB2312" w:hAnsi="仿宋_GB2312" w:cs="仿宋_GB2312" w:hint="eastAsia"/>
          <w:b w:val="0"/>
          <w:bCs/>
          <w:szCs w:val="28"/>
        </w:rPr>
        <w:t>现任苏州地铁7号线北延伸线Y-Ⅶ-SG-01标项目盾构副经理，长期奋战在城市轨道交通与大型市政隧道施工一线，具备十余年盾构机操作、掘进管理及现场技术协调经验。在本项目中，他深度参与“基于物理-数据双驱动的盾构智能掘进感知一预测一控制一体化技术”系统落地实施，负责智能模型与实际掘进工况的对接验证，主导在典型地质标段开展小范围现场试点，确保数据治理工具链稳定运行、AI预测结果可靠可用，并高效协同PLC控制系统实现参数建议的安全交互。他积极推动智能算法从“实验室”走向“掌子面”，打通了技术成果工程化应用的“最后一公里”。凭借对盾构施工全流程的深刻理解与对新技术的敏锐把握，张坤在保障掘进安全、提升施工效率、推动国产智能装备替代进口系统等方面发挥了关键作用，是项目实现“强链补链延链”目标的重要实践者与推动者。</w:t>
      </w:r>
    </w:p>
    <w:p w14:paraId="1C0FE55B" w14:textId="77777777" w:rsidR="008A43DA" w:rsidRDefault="00000000">
      <w:pPr>
        <w:pStyle w:val="Index1"/>
        <w:ind w:firstLine="560"/>
      </w:pPr>
      <w:r>
        <w:rPr>
          <w:rFonts w:cs="仿宋_GB2312" w:hint="eastAsia"/>
          <w:bCs/>
          <w:szCs w:val="28"/>
        </w:rPr>
        <w:t>3、项目副总工：顾金涛</w:t>
      </w:r>
    </w:p>
    <w:p w14:paraId="28DE87D6" w14:textId="77777777" w:rsidR="008A43DA" w:rsidRDefault="00000000">
      <w:pPr>
        <w:pStyle w:val="IndexHeading"/>
        <w:ind w:firstLine="560"/>
        <w:rPr>
          <w:rFonts w:ascii="仿宋_GB2312" w:hAnsi="仿宋_GB2312" w:cs="仿宋_GB2312"/>
          <w:b w:val="0"/>
          <w:bCs/>
          <w:szCs w:val="28"/>
        </w:rPr>
      </w:pPr>
      <w:r>
        <w:rPr>
          <w:rFonts w:ascii="仿宋_GB2312" w:hAnsi="仿宋_GB2312" w:cs="仿宋_GB2312" w:hint="eastAsia"/>
          <w:b w:val="0"/>
          <w:bCs/>
          <w:szCs w:val="28"/>
        </w:rPr>
        <w:lastRenderedPageBreak/>
        <w:t>现任项目副总工程师，专注于智能建造与人工智能算法在地下工程中的创新应用，是本项目“基于物理-数据双驱动的盾构智能掘进感知一预测一控制一体化技术”核心技术体系的主要构建者与算法工程师。他主导设计并实现了融合1D-CNN与Transformer的混合深度学习架构，有效兼顾局部时序特征提取与长程工况依赖建模，显著提升了对盾构姿态、推力、扭矩等关键参数的预测精度与实时性。在算法研发过程中，他牵头构建了面向盾构多源异构数据的标准化治理流程，攻克了高噪声、高冗余环境下特征有效性难题，并引入模型轻量化与异常工况识别机制，增强系统在复杂地质条件下的鲁棒性与泛化能力。同时，他推动算法模块与ABAQUS岩土仿真、边缘计算平台及智慧工地可视化系统的高效对接，确保AI能力可验证、可部署、可展示。</w:t>
      </w:r>
    </w:p>
    <w:p w14:paraId="7C0DE3EC" w14:textId="77777777" w:rsidR="008A43DA" w:rsidRDefault="00000000">
      <w:pPr>
        <w:pStyle w:val="Index1"/>
        <w:numPr>
          <w:ilvl w:val="0"/>
          <w:numId w:val="6"/>
        </w:numPr>
        <w:ind w:firstLine="560"/>
        <w:rPr>
          <w:rFonts w:cs="仿宋_GB2312"/>
          <w:bCs/>
          <w:szCs w:val="28"/>
        </w:rPr>
      </w:pPr>
      <w:r>
        <w:rPr>
          <w:rFonts w:cs="仿宋_GB2312" w:hint="eastAsia"/>
          <w:bCs/>
          <w:szCs w:val="28"/>
        </w:rPr>
        <w:t>工区经理：张立明</w:t>
      </w:r>
    </w:p>
    <w:p w14:paraId="3BEDC401" w14:textId="77777777" w:rsidR="008A43DA" w:rsidRDefault="00000000">
      <w:pPr>
        <w:ind w:firstLineChars="0" w:firstLine="0"/>
        <w:rPr>
          <w:rFonts w:cs="仿宋_GB2312"/>
          <w:bCs/>
          <w:szCs w:val="28"/>
        </w:rPr>
      </w:pPr>
      <w:r>
        <w:rPr>
          <w:rFonts w:cs="仿宋_GB2312" w:hint="eastAsia"/>
          <w:bCs/>
          <w:szCs w:val="28"/>
        </w:rPr>
        <w:t>现任项目工区经理，全面负责盾构施工区域的现场调度组织与掘进过程控制，是保障智能掘进系统高效落地执行的关键一线指挥者。凭借多年隧道施工管理经验，他精准统筹人员、设备、材料与工序衔接，确保盾构机在复杂城市地下环境中连续、安全、高效推进。在本项目中，他深度参与“基于物理-数据双驱动的盾构智能掘进感知一预测一控制一体化技术</w:t>
      </w:r>
      <w:r>
        <w:rPr>
          <w:rFonts w:cs="仿宋_GB2312"/>
          <w:bCs/>
          <w:szCs w:val="28"/>
        </w:rPr>
        <w:t>”</w:t>
      </w:r>
      <w:r>
        <w:rPr>
          <w:rFonts w:cs="仿宋_GB2312" w:hint="eastAsia"/>
          <w:bCs/>
          <w:szCs w:val="28"/>
        </w:rPr>
        <w:t>的现场实施，紧密配合技术团队将AI模型输出的推力、扭矩、姿态等优化建议转化为可执行的掘进参数指令，并实时监控盾构响应状态，动态调整施工节奏，有效规避卡盾、超挖、地表沉降等风险。同时，他组织建立现场数据反馈机制，及时记录地质变化、设备异常及操作干预情况，为模型迭代优化提供真实工况依据。</w:t>
      </w:r>
    </w:p>
    <w:p w14:paraId="2B852A2A" w14:textId="77777777" w:rsidR="008A43DA" w:rsidRDefault="00000000">
      <w:pPr>
        <w:pStyle w:val="IndexHeading"/>
        <w:ind w:firstLine="560"/>
        <w:rPr>
          <w:rFonts w:ascii="仿宋_GB2312" w:hAnsi="仿宋_GB2312" w:cs="仿宋_GB2312"/>
          <w:b w:val="0"/>
          <w:bCs/>
          <w:szCs w:val="28"/>
        </w:rPr>
      </w:pPr>
      <w:r>
        <w:rPr>
          <w:rFonts w:ascii="仿宋_GB2312" w:hAnsi="仿宋_GB2312" w:cs="仿宋_GB2312" w:hint="eastAsia"/>
          <w:b w:val="0"/>
          <w:bCs/>
          <w:szCs w:val="28"/>
        </w:rPr>
        <w:t>4、工程部副部长：明亮</w:t>
      </w:r>
    </w:p>
    <w:p w14:paraId="2EAF51E5" w14:textId="77777777" w:rsidR="008A43DA" w:rsidRDefault="00000000">
      <w:pPr>
        <w:pStyle w:val="IndexHeading"/>
        <w:ind w:firstLine="560"/>
        <w:rPr>
          <w:rFonts w:ascii="仿宋_GB2312" w:hAnsi="仿宋_GB2312" w:cs="仿宋_GB2312"/>
          <w:b w:val="0"/>
          <w:bCs/>
          <w:szCs w:val="28"/>
        </w:rPr>
      </w:pPr>
      <w:r>
        <w:rPr>
          <w:rFonts w:ascii="仿宋_GB2312" w:hAnsi="仿宋_GB2312" w:cs="仿宋_GB2312" w:hint="eastAsia"/>
          <w:b w:val="0"/>
          <w:bCs/>
          <w:szCs w:val="28"/>
        </w:rPr>
        <w:t>现任项目工程部副部长，专注于岩土力学仿真与数值计算分析，在</w:t>
      </w:r>
      <w:r>
        <w:rPr>
          <w:rFonts w:ascii="仿宋_GB2312" w:hAnsi="仿宋_GB2312" w:cs="仿宋_GB2312" w:hint="eastAsia"/>
          <w:b w:val="0"/>
          <w:bCs/>
          <w:szCs w:val="28"/>
        </w:rPr>
        <w:lastRenderedPageBreak/>
        <w:t>本项目中主要负责基于 ABAQUS 平台的盾构掘进全过程高精度仿真建模与计算。他依托详实的地质勘察资料和施工参数，构建三维地层-盾构-管片耦合有限元模型，采用 Mohr-Coulomb、Drucker-Prager 等非线性本构关系，精准模拟不同地质条件下的土体扰动、地表沉降、支护结构受力及掘进反力传递机制。</w:t>
      </w:r>
    </w:p>
    <w:p w14:paraId="16E5805B" w14:textId="77777777" w:rsidR="008A43DA" w:rsidRDefault="00000000">
      <w:pPr>
        <w:pStyle w:val="Index1"/>
        <w:ind w:firstLine="560"/>
      </w:pPr>
      <w:r>
        <w:rPr>
          <w:rFonts w:hint="eastAsia"/>
        </w:rPr>
        <w:t>5、测量班班长：张书峰</w:t>
      </w:r>
    </w:p>
    <w:p w14:paraId="7D79E571" w14:textId="77777777" w:rsidR="008A43DA" w:rsidRDefault="00000000">
      <w:pPr>
        <w:pStyle w:val="IndexHeading"/>
        <w:ind w:firstLine="560"/>
        <w:rPr>
          <w:rFonts w:ascii="仿宋_GB2312" w:hAnsi="仿宋_GB2312" w:cs="仿宋_GB2312"/>
          <w:b w:val="0"/>
          <w:bCs/>
          <w:szCs w:val="28"/>
        </w:rPr>
      </w:pPr>
      <w:r>
        <w:rPr>
          <w:rFonts w:ascii="仿宋_GB2312" w:hAnsi="仿宋_GB2312" w:cs="仿宋_GB2312" w:hint="eastAsia"/>
          <w:b w:val="0"/>
          <w:bCs/>
          <w:szCs w:val="28"/>
        </w:rPr>
        <w:t>现任项目测量班班长，长期从事轨道交通工程精密测量与变形监测工作，在本项目中全面负责地面沉降自动化监测体系的建设与运行。他牵头布设高精度自动化监测网络，集成静力水准仪、全站仪机器人、GNSS及InSAR遥感等多源监测手段，对盾构掘进影响范围内的地表、既有建筑及地下管线实施全天候、毫米级实时沉降观测。依托自动化数据采集平台，他确保监测数据的连续性、准确性与及时性，并与盾构掘进参数、地质模型及AI预测结果进行时空对齐，为施工预警和动态调控提供关键依据。</w:t>
      </w:r>
    </w:p>
    <w:p w14:paraId="48641DB5" w14:textId="77777777" w:rsidR="008A43DA" w:rsidRDefault="00000000">
      <w:pPr>
        <w:pStyle w:val="Index1"/>
        <w:ind w:firstLine="560"/>
      </w:pPr>
      <w:r>
        <w:rPr>
          <w:rFonts w:cs="仿宋_GB2312" w:hint="eastAsia"/>
          <w:bCs/>
          <w:szCs w:val="28"/>
        </w:rPr>
        <w:t>6、工程部副部长：姜春丞</w:t>
      </w:r>
    </w:p>
    <w:p w14:paraId="43D473C2" w14:textId="77777777" w:rsidR="008A43DA" w:rsidRDefault="00000000">
      <w:pPr>
        <w:pStyle w:val="IndexHeading"/>
        <w:ind w:firstLine="560"/>
      </w:pPr>
      <w:r>
        <w:rPr>
          <w:rFonts w:ascii="仿宋_GB2312" w:hAnsi="仿宋_GB2312" w:cs="仿宋_GB2312" w:hint="eastAsia"/>
          <w:b w:val="0"/>
          <w:bCs/>
          <w:szCs w:val="28"/>
        </w:rPr>
        <w:t>现任项目工程部副部长，作为现场技术实施的核心骨干，全面负责智能掘进系统在施工一线的落地执行与效果反馈闭环管理。他紧密衔接研发团队与作业班组，将“基于物理-数据双驱动的盾构智能掘进感知一预测一控制一体化技术”方案转化为可操作的现场技术指令，组织盾构机参数调整、数据采集规范落实及边缘计算设备部署，确保AI模型输出的推力、扭矩、姿态等优化建议在真实工况中精准执行。在掘进过程中，他实时跟踪系统运行状态，详细记录地质变化、设备响应、操作干预及异常事件等关键信息，并建立结构化反馈机制，定期汇总现场成效与问题，为算法迭代、模型优化和交付包升级提供第一手工程依据</w:t>
      </w:r>
    </w:p>
    <w:p w14:paraId="4869AC7F" w14:textId="77777777" w:rsidR="008A43DA" w:rsidRDefault="00000000">
      <w:pPr>
        <w:pStyle w:val="Index1"/>
        <w:ind w:firstLine="560"/>
      </w:pPr>
      <w:r>
        <w:rPr>
          <w:rFonts w:cs="仿宋_GB2312" w:hint="eastAsia"/>
          <w:bCs/>
          <w:szCs w:val="28"/>
        </w:rPr>
        <w:lastRenderedPageBreak/>
        <w:t>设备条件：</w:t>
      </w:r>
    </w:p>
    <w:p w14:paraId="190B67DE" w14:textId="77777777" w:rsidR="008A43DA" w:rsidRDefault="00000000">
      <w:pPr>
        <w:pStyle w:val="Index1"/>
        <w:ind w:firstLine="560"/>
        <w:rPr>
          <w:rFonts w:cs="仿宋_GB2312"/>
          <w:bCs/>
          <w:szCs w:val="28"/>
        </w:rPr>
      </w:pPr>
      <w:r>
        <w:rPr>
          <w:rFonts w:cs="仿宋_GB2312" w:hint="eastAsia"/>
          <w:bCs/>
          <w:szCs w:val="28"/>
        </w:rPr>
        <w:t>项目高度重视“基于物理-数据双驱动的盾构智能掘进感知一预测一控制一体化技术”的研发工作，建立了盾构智能掘进技术攻关小组，并提供相对应的软硬件支撑，目前项目部署两台i9级高性能工作站作为算法开发与模拟仿真的研发工作；多台自动化监测设备负责地表与建筑物沉降的数据收集工作；一套盾构管片间隙测量仪、一套盾构自适应注浆称重系统、一套盾构盾尾刷磨损检测系统、一套盾构土压传感器、一套皮带机出土称重系统负责盾构姿态与感知测的数据收集。</w:t>
      </w:r>
    </w:p>
    <w:p w14:paraId="659C806B" w14:textId="77777777" w:rsidR="008A43DA" w:rsidRDefault="00000000">
      <w:pPr>
        <w:pStyle w:val="Index1"/>
        <w:ind w:firstLine="560"/>
        <w:rPr>
          <w:rFonts w:ascii="楷体_GB2312" w:eastAsia="楷体_GB2312" w:hAnsi="楷体_GB2312" w:cs="楷体_GB2312"/>
          <w:bCs/>
          <w:szCs w:val="28"/>
        </w:rPr>
      </w:pPr>
      <w:r>
        <w:rPr>
          <w:rFonts w:ascii="楷体_GB2312" w:eastAsia="楷体_GB2312" w:hAnsi="楷体_GB2312" w:cs="楷体_GB2312" w:hint="eastAsia"/>
          <w:bCs/>
          <w:szCs w:val="28"/>
        </w:rPr>
        <w:t>（三）风险控制</w:t>
      </w:r>
    </w:p>
    <w:p w14:paraId="3FF781BB" w14:textId="77777777" w:rsidR="008A43DA" w:rsidRDefault="00000000">
      <w:pPr>
        <w:pStyle w:val="Index1"/>
        <w:ind w:firstLine="560"/>
        <w:rPr>
          <w:rFonts w:cs="仿宋_GB2312"/>
          <w:bCs/>
          <w:szCs w:val="28"/>
        </w:rPr>
      </w:pPr>
      <w:r>
        <w:rPr>
          <w:rFonts w:cs="仿宋_GB2312" w:hint="eastAsia"/>
          <w:bCs/>
          <w:szCs w:val="28"/>
        </w:rPr>
        <w:t>列出技术、市场风险及应对策略</w:t>
      </w:r>
    </w:p>
    <w:p w14:paraId="1538BC40" w14:textId="77777777" w:rsidR="008A43DA" w:rsidRDefault="00000000">
      <w:pPr>
        <w:ind w:firstLine="560"/>
      </w:pPr>
      <w:r>
        <w:rPr>
          <w:rFonts w:cs="仿宋_GB2312" w:hint="eastAsia"/>
          <w:bCs/>
          <w:szCs w:val="28"/>
        </w:rPr>
        <w:t>技术风险及应对策略</w:t>
      </w:r>
    </w:p>
    <w:p w14:paraId="3C9AAA82" w14:textId="77777777" w:rsidR="008A43DA" w:rsidRDefault="00000000">
      <w:pPr>
        <w:ind w:firstLine="560"/>
      </w:pPr>
      <w:r>
        <w:rPr>
          <w:rFonts w:hint="eastAsia"/>
        </w:rPr>
        <w:t>1. 模型泛化能力不足：AI模型在训练数据覆盖范围外的地质或工况下可能出现预测偏差。</w:t>
      </w:r>
    </w:p>
    <w:p w14:paraId="148C0D1A" w14:textId="77777777" w:rsidR="008A43DA" w:rsidRDefault="00000000">
      <w:pPr>
        <w:ind w:firstLine="560"/>
      </w:pPr>
      <w:r>
        <w:rPr>
          <w:rFonts w:hint="eastAsia"/>
        </w:rPr>
        <w:t>应对策略：构建覆盖多类型地层（软土、砂层、复合地层等）的历史数据集；引入 ABAQUS 高保真仿真生成合成数据增强训练样本；采用在线学习机制，支持模型基于现场反馈持续微调。</w:t>
      </w:r>
    </w:p>
    <w:p w14:paraId="5BDF6A0C" w14:textId="77777777" w:rsidR="008A43DA" w:rsidRDefault="00000000">
      <w:pPr>
        <w:ind w:firstLine="560"/>
      </w:pPr>
      <w:r>
        <w:rPr>
          <w:rFonts w:hint="eastAsia"/>
        </w:rPr>
        <w:t>2. 系统实时性与稳定性不达标：边缘设备算力受限或现场电磁干扰可能导致推理延迟或数据中断。</w:t>
      </w:r>
    </w:p>
    <w:p w14:paraId="24F432C4" w14:textId="77777777" w:rsidR="008A43DA" w:rsidRDefault="00000000">
      <w:pPr>
        <w:ind w:firstLine="560"/>
      </w:pPr>
      <w:r>
        <w:rPr>
          <w:rFonts w:hint="eastAsia"/>
        </w:rPr>
        <w:t>应对策略：通过模型剪枝、量化和知识蒸馏实现轻量化部署；选用工业级边缘计算单元并加装抗干扰模块；设计冗余通信与本地缓存机制，保障数据链路可靠。</w:t>
      </w:r>
    </w:p>
    <w:p w14:paraId="474C4BF7" w14:textId="77777777" w:rsidR="008A43DA" w:rsidRDefault="00000000">
      <w:pPr>
        <w:ind w:firstLine="560"/>
      </w:pPr>
      <w:r>
        <w:rPr>
          <w:rFonts w:hint="eastAsia"/>
        </w:rPr>
        <w:t>3. 与现有控制系统兼容性风险：不同品牌PLC协议差异可能阻碍智能指令安全下发。</w:t>
      </w:r>
    </w:p>
    <w:p w14:paraId="550B1680" w14:textId="77777777" w:rsidR="008A43DA" w:rsidRDefault="00000000">
      <w:pPr>
        <w:ind w:firstLine="560"/>
      </w:pPr>
      <w:r>
        <w:rPr>
          <w:rFonts w:hint="eastAsia"/>
        </w:rPr>
        <w:t>应对策略：采用模块化接口设计，支持 Modbus TCP、Profinet 等</w:t>
      </w:r>
      <w:r>
        <w:rPr>
          <w:rFonts w:hint="eastAsia"/>
        </w:rPr>
        <w:lastRenderedPageBreak/>
        <w:t>主流工业协议；在试点阶段开展多品牌PLC联调测试；设置“建议模式”与“自动模式”双通道，初期以辅助决策为主，逐步过渡到闭环控制。</w:t>
      </w:r>
    </w:p>
    <w:p w14:paraId="256B0930" w14:textId="77777777" w:rsidR="008A43DA" w:rsidRDefault="00000000">
      <w:pPr>
        <w:ind w:firstLine="560"/>
      </w:pPr>
      <w:r>
        <w:rPr>
          <w:rFonts w:hint="eastAsia"/>
        </w:rPr>
        <w:t>市场与应用风险及应对策略</w:t>
      </w:r>
    </w:p>
    <w:p w14:paraId="164C445E" w14:textId="77777777" w:rsidR="008A43DA" w:rsidRDefault="00000000">
      <w:pPr>
        <w:ind w:firstLine="560"/>
      </w:pPr>
      <w:r>
        <w:rPr>
          <w:rFonts w:hint="eastAsia"/>
        </w:rPr>
        <w:t>1. 工程单位接受度低：一线操作人员对AI系统信任不足，</w:t>
      </w:r>
      <w:proofErr w:type="gramStart"/>
      <w:r>
        <w:rPr>
          <w:rFonts w:hint="eastAsia"/>
        </w:rPr>
        <w:t>存在“</w:t>
      </w:r>
      <w:proofErr w:type="gramEnd"/>
      <w:r>
        <w:rPr>
          <w:rFonts w:hint="eastAsia"/>
        </w:rPr>
        <w:t>不愿用、</w:t>
      </w:r>
      <w:proofErr w:type="gramStart"/>
      <w:r>
        <w:rPr>
          <w:rFonts w:hint="eastAsia"/>
        </w:rPr>
        <w:t>不敢用”现象</w:t>
      </w:r>
      <w:proofErr w:type="gramEnd"/>
      <w:r>
        <w:rPr>
          <w:rFonts w:hint="eastAsia"/>
        </w:rPr>
        <w:t>。</w:t>
      </w:r>
    </w:p>
    <w:p w14:paraId="06E77A08" w14:textId="77777777" w:rsidR="008A43DA" w:rsidRDefault="00000000">
      <w:pPr>
        <w:ind w:firstLine="560"/>
      </w:pPr>
      <w:r>
        <w:rPr>
          <w:rFonts w:hint="eastAsia"/>
        </w:rPr>
        <w:t>应对策略：强化人机协同设计，提供可视化解释界面（如参数影响热力图、预警依据提示）；开展分层级培训，提升技术人员与操作班组的数字素养；在标杆标段打造示范效应，以实际成效增强用户信心。</w:t>
      </w:r>
    </w:p>
    <w:p w14:paraId="79413B00" w14:textId="77777777" w:rsidR="008A43DA" w:rsidRDefault="00000000">
      <w:pPr>
        <w:ind w:firstLine="560"/>
      </w:pPr>
      <w:r>
        <w:rPr>
          <w:rFonts w:hint="eastAsia"/>
        </w:rPr>
        <w:t>2. 成果推广受限于项目差异性：不同城市、地质、盾构机型导致技术复用难度大。</w:t>
      </w:r>
    </w:p>
    <w:p w14:paraId="568174BF" w14:textId="77777777" w:rsidR="008A43DA" w:rsidRDefault="00000000">
      <w:pPr>
        <w:ind w:firstLine="560"/>
      </w:pPr>
      <w:r>
        <w:rPr>
          <w:rFonts w:hint="eastAsia"/>
        </w:rPr>
        <w:t>应对策略：构建标准化交付包，支持“一次开发、多地适配”；建立地质-设备-参数映射知识库，快速匹配新场景；推动与国产盾构制造商合作，将智能模块预集成至新造设备。</w:t>
      </w:r>
    </w:p>
    <w:p w14:paraId="3F68A611" w14:textId="77777777" w:rsidR="008A43DA" w:rsidRDefault="00000000">
      <w:pPr>
        <w:ind w:firstLine="560"/>
      </w:pPr>
      <w:r>
        <w:rPr>
          <w:rFonts w:hint="eastAsia"/>
        </w:rPr>
        <w:t>3. 国产化替代面临成熟度质疑：相比进口信号系统，自研方案需经受长期工程验证。</w:t>
      </w:r>
    </w:p>
    <w:p w14:paraId="2CB7BC7C" w14:textId="77777777" w:rsidR="008A43DA" w:rsidRDefault="00000000">
      <w:pPr>
        <w:ind w:firstLine="560"/>
      </w:pPr>
      <w:r>
        <w:rPr>
          <w:rFonts w:hint="eastAsia"/>
        </w:rPr>
        <w:t>应对策略：坚持“小步快跑、闭环验证”路径，先在非关键区段试点，逐步扩展至高风险区间；联合业主、监理单位建立第三方评测机制；申请行业标准参编资格，提升技术权威性与市场认可度。</w:t>
      </w:r>
    </w:p>
    <w:p w14:paraId="1FC6A083" w14:textId="77777777" w:rsidR="008A43DA" w:rsidRDefault="00000000">
      <w:pPr>
        <w:widowControl/>
        <w:numPr>
          <w:ilvl w:val="255"/>
          <w:numId w:val="0"/>
        </w:numPr>
        <w:shd w:val="clear" w:color="auto" w:fill="FFFFFF"/>
        <w:ind w:left="482"/>
        <w:rPr>
          <w:rFonts w:cs="仿宋_GB2312"/>
          <w:bCs/>
          <w:szCs w:val="28"/>
        </w:rPr>
      </w:pPr>
      <w:r>
        <w:rPr>
          <w:rFonts w:ascii="黑体" w:eastAsia="黑体" w:hAnsi="黑体" w:cs="黑体" w:hint="eastAsia"/>
          <w:kern w:val="0"/>
          <w:sz w:val="32"/>
          <w:szCs w:val="32"/>
          <w:shd w:val="clear" w:color="auto" w:fill="FFFFFF"/>
          <w:lang w:bidi="ar"/>
        </w:rPr>
        <w:t>四、商业价值与社会效益</w:t>
      </w:r>
      <w:r>
        <w:rPr>
          <w:rFonts w:cs="仿宋_GB2312" w:hint="eastAsia"/>
          <w:bCs/>
          <w:szCs w:val="28"/>
        </w:rPr>
        <w:t>（占总评分20%权重）</w:t>
      </w:r>
    </w:p>
    <w:p w14:paraId="220895A9" w14:textId="77777777" w:rsidR="008A43DA" w:rsidRDefault="00000000">
      <w:pPr>
        <w:pStyle w:val="Index1"/>
        <w:ind w:firstLine="560"/>
        <w:rPr>
          <w:rFonts w:cs="仿宋_GB2312"/>
          <w:bCs/>
          <w:szCs w:val="28"/>
        </w:rPr>
      </w:pPr>
      <w:r>
        <w:rPr>
          <w:rFonts w:cs="仿宋_GB2312" w:hint="eastAsia"/>
          <w:bCs/>
          <w:szCs w:val="28"/>
        </w:rPr>
        <w:t>（一）商业模式</w:t>
      </w:r>
    </w:p>
    <w:p w14:paraId="3E624697" w14:textId="77777777" w:rsidR="008A43DA" w:rsidRDefault="00000000">
      <w:pPr>
        <w:ind w:firstLine="560"/>
      </w:pPr>
      <w:r>
        <w:rPr>
          <w:rFonts w:hint="eastAsia"/>
        </w:rPr>
        <w:t>该技术目前为节约项目资金成本的被动盈利模式，未来可通过软件租赁授权、人才技能培养、技术服务咨询以及算法专利技术授权的方式实现刻可持续性盈利收费；随着“十五五”规划的到来，2025年10月中华人民共和国中央人民政府发布的《中共中央关于制定国民经济和社</w:t>
      </w:r>
      <w:r>
        <w:rPr>
          <w:rFonts w:hint="eastAsia"/>
        </w:rPr>
        <w:lastRenderedPageBreak/>
        <w:t>会发展第十五个五年规划的建议》中明确指出</w:t>
      </w:r>
      <w:r>
        <w:t>将智能化、绿色化、融合化作为产业发展的核心方向</w:t>
      </w:r>
      <w:r>
        <w:rPr>
          <w:rFonts w:hint="eastAsia"/>
        </w:rPr>
        <w:t>，未来该技术依托智能化、数字化的优势，主要推广目标为地铁、管廊、地下隧道等多种盾构施工相关专业客户，后期通过算法移植以及迭代训练升级后，可拓展至顶管、TBM等多种复杂地层下进行隧道施工的应用场景客户。结合数字孪生系统、AI智能化的普及与发展，预计未来三年内可在盾构、顶管、TBM等领域占到70％市场额度。</w:t>
      </w:r>
    </w:p>
    <w:p w14:paraId="5B3AF2A9" w14:textId="77777777" w:rsidR="008A43DA" w:rsidRDefault="00000000">
      <w:pPr>
        <w:pStyle w:val="Index1"/>
        <w:ind w:firstLine="560"/>
        <w:rPr>
          <w:rFonts w:cs="仿宋_GB2312"/>
          <w:bCs/>
          <w:szCs w:val="28"/>
        </w:rPr>
      </w:pPr>
      <w:r>
        <w:rPr>
          <w:rFonts w:cs="仿宋_GB2312" w:hint="eastAsia"/>
          <w:bCs/>
          <w:szCs w:val="28"/>
        </w:rPr>
        <w:t>（二）产业协同</w:t>
      </w:r>
    </w:p>
    <w:p w14:paraId="7F7C1522" w14:textId="77777777" w:rsidR="008A43DA" w:rsidRDefault="00000000">
      <w:pPr>
        <w:ind w:firstLine="560"/>
        <w:rPr>
          <w:rFonts w:cs="仿宋_GB2312"/>
          <w:bCs/>
          <w:szCs w:val="28"/>
        </w:rPr>
      </w:pPr>
      <w:r>
        <w:rPr>
          <w:rFonts w:hint="eastAsia"/>
        </w:rPr>
        <w:t>该技术紧扣高端智能化地下工程自主可控战略，以“数据质量管理驱动的盾构掘进感知—预测—控制一体化”技术体系为核心，通过AI、大数据混合算法，自主预测盾构姿态，全面提高盾构机的智能化水平，可大幅提升未来国产盾构在国际领域的技术影响力。同时针对当前盾构控制系统中关键信号处理与决策模块长期依赖进口的“卡脖子”问题，项目自主研发高精度多源异构数据融合算法、轻量化1D-CNN与Transformer混合模型及标准化数据治理工具链，有效替代了国外封闭式信号系统与数据分析平台，填补了国产化智能掘进核心软件与中间件的空白，为重大基础设施建设实现高水平科技自立自强提供了坚实支撑。</w:t>
      </w:r>
    </w:p>
    <w:p w14:paraId="5643AE17" w14:textId="77777777" w:rsidR="008A43DA" w:rsidRDefault="00000000">
      <w:pPr>
        <w:pStyle w:val="Index1"/>
        <w:ind w:firstLine="560"/>
        <w:rPr>
          <w:rFonts w:cs="仿宋_GB2312"/>
          <w:bCs/>
          <w:szCs w:val="28"/>
        </w:rPr>
      </w:pPr>
      <w:r>
        <w:rPr>
          <w:rFonts w:cs="仿宋_GB2312" w:hint="eastAsia"/>
          <w:bCs/>
          <w:szCs w:val="28"/>
        </w:rPr>
        <w:t>（三）社会效益</w:t>
      </w:r>
    </w:p>
    <w:p w14:paraId="7D7A8231" w14:textId="77777777" w:rsidR="008A43DA" w:rsidRDefault="00000000">
      <w:pPr>
        <w:pStyle w:val="Index1"/>
        <w:ind w:firstLine="560"/>
        <w:rPr>
          <w:rFonts w:cs="仿宋_GB2312"/>
          <w:bCs/>
          <w:szCs w:val="28"/>
        </w:rPr>
      </w:pPr>
      <w:r>
        <w:rPr>
          <w:rFonts w:cs="仿宋_GB2312" w:hint="eastAsia"/>
          <w:bCs/>
          <w:szCs w:val="28"/>
        </w:rPr>
        <w:t>本项目在推动盾构施工智能化转型过程中，显著提升了社会效益，尤其在就业带动和行业示范方面成效突出。一方面，项目通过构建“数据治理—智能建模—系统集成—工程应用”全链条技术体系，催生了对高质量工程技术人才的新需求，直接带动了数据工程师、AI算法工程师、智能装备运维人员等新型就业岗位，并通过内部培训与校企合作机制，提升了一线施工人员的数字化技能水平，促进了传统建筑从业者向高技</w:t>
      </w:r>
      <w:r>
        <w:rPr>
          <w:rFonts w:cs="仿宋_GB2312" w:hint="eastAsia"/>
          <w:bCs/>
          <w:szCs w:val="28"/>
        </w:rPr>
        <w:lastRenderedPageBreak/>
        <w:t>能复合型人才转型。另一方面，项目形成的“高质量数据驱动智能掘进”解决方案打造了可复制、可推广的智能建造样板，为轨道交通、市政隧道等基础设施建设领域提供了先进范式，有效发挥了央企在智能建造领域的引领作用，激发了产业链上下游企业加快数字化、智能化升级的积极性，形成了良好的行业示范效应和辐射带动作用。</w:t>
      </w:r>
    </w:p>
    <w:p w14:paraId="5FE189D6" w14:textId="77777777" w:rsidR="008A43DA" w:rsidRDefault="00000000">
      <w:pPr>
        <w:widowControl/>
        <w:numPr>
          <w:ilvl w:val="255"/>
          <w:numId w:val="0"/>
        </w:numPr>
        <w:shd w:val="clear" w:color="auto" w:fill="FFFFFF"/>
        <w:ind w:left="482"/>
        <w:rPr>
          <w:rFonts w:cs="仿宋_GB2312"/>
          <w:bCs/>
          <w:szCs w:val="28"/>
        </w:rPr>
      </w:pPr>
      <w:r>
        <w:rPr>
          <w:rFonts w:ascii="黑体" w:eastAsia="黑体" w:hAnsi="黑体" w:cs="黑体" w:hint="eastAsia"/>
          <w:kern w:val="0"/>
          <w:sz w:val="32"/>
          <w:szCs w:val="32"/>
          <w:shd w:val="clear" w:color="auto" w:fill="FFFFFF"/>
          <w:lang w:bidi="ar"/>
        </w:rPr>
        <w:t>五、证明材料</w:t>
      </w:r>
      <w:r>
        <w:rPr>
          <w:rFonts w:cs="仿宋_GB2312" w:hint="eastAsia"/>
          <w:bCs/>
          <w:szCs w:val="28"/>
        </w:rPr>
        <w:t>（参考附件）</w:t>
      </w:r>
    </w:p>
    <w:p w14:paraId="6A71B047" w14:textId="77777777" w:rsidR="008A43DA" w:rsidRDefault="00000000">
      <w:pPr>
        <w:pStyle w:val="Index1"/>
        <w:ind w:firstLine="560"/>
        <w:rPr>
          <w:rFonts w:cs="仿宋_GB2312"/>
          <w:bCs/>
          <w:szCs w:val="28"/>
        </w:rPr>
      </w:pPr>
      <w:r>
        <w:rPr>
          <w:rFonts w:cs="仿宋_GB2312" w:hint="eastAsia"/>
          <w:bCs/>
          <w:szCs w:val="28"/>
        </w:rPr>
        <w:t>查新报告（2023年1月后出具，证明技术首创性）</w:t>
      </w:r>
    </w:p>
    <w:p w14:paraId="26849652" w14:textId="77777777" w:rsidR="008A43DA" w:rsidRDefault="00000000">
      <w:pPr>
        <w:pStyle w:val="Index1"/>
        <w:ind w:firstLine="560"/>
        <w:rPr>
          <w:rFonts w:cs="仿宋_GB2312"/>
          <w:bCs/>
          <w:szCs w:val="28"/>
        </w:rPr>
      </w:pPr>
      <w:r>
        <w:rPr>
          <w:rFonts w:cs="仿宋_GB2312" w:hint="eastAsia"/>
          <w:bCs/>
          <w:szCs w:val="28"/>
        </w:rPr>
        <w:t>检测报告/认证证书（省级以上机构出具）</w:t>
      </w:r>
    </w:p>
    <w:p w14:paraId="47878B4D" w14:textId="77777777" w:rsidR="008A43DA" w:rsidRDefault="00000000">
      <w:pPr>
        <w:pStyle w:val="Index1"/>
        <w:ind w:firstLine="560"/>
        <w:rPr>
          <w:rFonts w:cs="仿宋_GB2312"/>
          <w:bCs/>
          <w:szCs w:val="28"/>
        </w:rPr>
      </w:pPr>
      <w:r>
        <w:rPr>
          <w:rFonts w:cs="仿宋_GB2312" w:hint="eastAsia"/>
          <w:bCs/>
          <w:szCs w:val="28"/>
        </w:rPr>
        <w:t>审计报告关键页（证明申报单位财务稳定性）</w:t>
      </w:r>
    </w:p>
    <w:p w14:paraId="35F7D5B3" w14:textId="77777777" w:rsidR="008A43DA" w:rsidRDefault="00000000">
      <w:pPr>
        <w:pStyle w:val="Index1"/>
        <w:ind w:firstLine="560"/>
        <w:rPr>
          <w:rFonts w:cs="仿宋_GB2312"/>
          <w:bCs/>
          <w:szCs w:val="28"/>
        </w:rPr>
      </w:pPr>
      <w:r>
        <w:rPr>
          <w:rFonts w:cs="仿宋_GB2312" w:hint="eastAsia"/>
          <w:bCs/>
          <w:szCs w:val="28"/>
        </w:rPr>
        <w:t>试点应用证明（如有）</w:t>
      </w:r>
    </w:p>
    <w:p w14:paraId="7FCE0DDD" w14:textId="77777777" w:rsidR="008A43DA" w:rsidRDefault="00000000">
      <w:pPr>
        <w:pStyle w:val="Index1"/>
        <w:ind w:firstLine="560"/>
        <w:rPr>
          <w:rFonts w:cs="仿宋_GB2312"/>
          <w:bCs/>
          <w:szCs w:val="28"/>
        </w:rPr>
      </w:pPr>
      <w:r>
        <w:rPr>
          <w:rFonts w:cs="仿宋_GB2312" w:hint="eastAsia"/>
          <w:bCs/>
          <w:szCs w:val="28"/>
        </w:rPr>
        <w:t>团队核心成员资质证明（如算法工程师专业认证）</w:t>
      </w:r>
    </w:p>
    <w:p w14:paraId="1EF6CF53" w14:textId="77777777" w:rsidR="008A43DA" w:rsidRDefault="008A43DA">
      <w:pPr>
        <w:pStyle w:val="Index1"/>
        <w:ind w:firstLine="560"/>
        <w:rPr>
          <w:rFonts w:cs="仿宋_GB2312"/>
          <w:bCs/>
          <w:szCs w:val="28"/>
        </w:rPr>
      </w:pPr>
    </w:p>
    <w:p w14:paraId="7D7C5653" w14:textId="77777777" w:rsidR="008A43DA" w:rsidRDefault="00000000">
      <w:pPr>
        <w:pStyle w:val="Index1"/>
        <w:spacing w:line="600" w:lineRule="exact"/>
        <w:ind w:firstLine="560"/>
        <w:rPr>
          <w:rFonts w:cs="仿宋_GB2312"/>
          <w:bCs/>
          <w:szCs w:val="28"/>
        </w:rPr>
      </w:pPr>
      <w:r>
        <w:rPr>
          <w:rFonts w:cs="仿宋_GB2312" w:hint="eastAsia"/>
          <w:bCs/>
          <w:szCs w:val="28"/>
        </w:rPr>
        <w:t>注：1.材料需装订成册，加盖骑缝章，电子版与纸质版一致。</w:t>
      </w:r>
    </w:p>
    <w:p w14:paraId="2608B0AE" w14:textId="77777777" w:rsidR="008A43DA" w:rsidRDefault="00000000">
      <w:pPr>
        <w:pStyle w:val="Index1"/>
        <w:spacing w:line="600" w:lineRule="exact"/>
        <w:ind w:firstLine="560"/>
        <w:rPr>
          <w:rFonts w:cs="仿宋_GB2312"/>
          <w:bCs/>
          <w:szCs w:val="28"/>
        </w:rPr>
      </w:pPr>
      <w:r>
        <w:rPr>
          <w:rFonts w:cs="仿宋_GB2312" w:hint="eastAsia"/>
          <w:bCs/>
          <w:szCs w:val="28"/>
        </w:rPr>
        <w:t>2.评分重点参考：技术创新性（30%）、降本增效（30%）、商业价值（20%）、团队执行力（10%）、绿色低碳（10%）。</w:t>
      </w:r>
    </w:p>
    <w:p w14:paraId="366EC6DF" w14:textId="77777777" w:rsidR="008A43DA" w:rsidRDefault="00000000">
      <w:pPr>
        <w:pStyle w:val="Index1"/>
        <w:spacing w:line="600" w:lineRule="exact"/>
        <w:ind w:firstLine="560"/>
      </w:pPr>
      <w:r>
        <w:rPr>
          <w:rFonts w:cs="仿宋_GB2312" w:hint="eastAsia"/>
          <w:szCs w:val="28"/>
          <w:shd w:val="clear" w:color="auto" w:fill="FFFFFF"/>
        </w:rPr>
        <w:t>3.参赛项目的知识产权归参赛企业、团队所有。参赛项目依法享有知识产权保护，大赛组委会对所接触的参赛作品负有保密义务。组委会不负责参赛项目涉及知识产权争议的相关事宜。</w:t>
      </w:r>
    </w:p>
    <w:sectPr w:rsidR="008A43DA">
      <w:footerReference w:type="default" r:id="rId16"/>
      <w:pgSz w:w="11906" w:h="16838"/>
      <w:pgMar w:top="1440" w:right="1466"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5850B" w14:textId="77777777" w:rsidR="00BE6C57" w:rsidRDefault="00BE6C57">
      <w:pPr>
        <w:spacing w:line="240" w:lineRule="auto"/>
        <w:ind w:firstLine="560"/>
      </w:pPr>
      <w:r>
        <w:separator/>
      </w:r>
    </w:p>
  </w:endnote>
  <w:endnote w:type="continuationSeparator" w:id="0">
    <w:p w14:paraId="31299266" w14:textId="77777777" w:rsidR="00BE6C57" w:rsidRDefault="00BE6C57">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方正小标宋简体">
    <w:altName w:val="Arial Unicode MS"/>
    <w:charset w:val="86"/>
    <w:family w:val="auto"/>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auto"/>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2511" w14:textId="77777777" w:rsidR="008A43DA" w:rsidRDefault="00000000">
    <w:pPr>
      <w:pStyle w:val="Footer"/>
      <w:tabs>
        <w:tab w:val="clear" w:pos="4153"/>
        <w:tab w:val="left" w:pos="7999"/>
      </w:tabs>
      <w:ind w:firstLine="360"/>
    </w:pPr>
    <w:r>
      <w:rPr>
        <w:noProof/>
      </w:rPr>
      <mc:AlternateContent>
        <mc:Choice Requires="wps">
          <w:drawing>
            <wp:anchor distT="0" distB="0" distL="114300" distR="114300" simplePos="0" relativeHeight="251659264" behindDoc="0" locked="0" layoutInCell="1" allowOverlap="1" wp14:anchorId="121AB71C" wp14:editId="25EF5FAD">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3633A8" w14:textId="77777777" w:rsidR="008A43DA" w:rsidRDefault="00000000">
                          <w:pPr>
                            <w:pStyle w:val="Footer"/>
                            <w:ind w:firstLine="480"/>
                            <w:rPr>
                              <w:rFonts w:cs="仿宋_GB2312"/>
                              <w:sz w:val="24"/>
                              <w:szCs w:val="40"/>
                            </w:rPr>
                          </w:pPr>
                          <w:r>
                            <w:rPr>
                              <w:rFonts w:cs="仿宋_GB2312" w:hint="eastAsia"/>
                              <w:sz w:val="24"/>
                              <w:szCs w:val="40"/>
                            </w:rPr>
                            <w:t xml:space="preserve">— </w:t>
                          </w:r>
                          <w:r>
                            <w:rPr>
                              <w:rFonts w:cs="仿宋_GB2312" w:hint="eastAsia"/>
                              <w:sz w:val="24"/>
                              <w:szCs w:val="40"/>
                            </w:rPr>
                            <w:fldChar w:fldCharType="begin"/>
                          </w:r>
                          <w:r>
                            <w:rPr>
                              <w:rFonts w:cs="仿宋_GB2312" w:hint="eastAsia"/>
                              <w:sz w:val="24"/>
                              <w:szCs w:val="40"/>
                            </w:rPr>
                            <w:instrText xml:space="preserve"> PAGE  \* MERGEFORMAT </w:instrText>
                          </w:r>
                          <w:r>
                            <w:rPr>
                              <w:rFonts w:cs="仿宋_GB2312" w:hint="eastAsia"/>
                              <w:sz w:val="24"/>
                              <w:szCs w:val="40"/>
                            </w:rPr>
                            <w:fldChar w:fldCharType="separate"/>
                          </w:r>
                          <w:r>
                            <w:rPr>
                              <w:rFonts w:cs="仿宋_GB2312" w:hint="eastAsia"/>
                              <w:sz w:val="24"/>
                              <w:szCs w:val="40"/>
                            </w:rPr>
                            <w:t>1</w:t>
                          </w:r>
                          <w:r>
                            <w:rPr>
                              <w:rFonts w:cs="仿宋_GB2312" w:hint="eastAsia"/>
                              <w:sz w:val="24"/>
                              <w:szCs w:val="40"/>
                            </w:rPr>
                            <w:fldChar w:fldCharType="end"/>
                          </w:r>
                          <w:r>
                            <w:rPr>
                              <w:rFonts w:cs="仿宋_GB2312" w:hint="eastAsia"/>
                              <w:sz w:val="24"/>
                              <w:szCs w:val="40"/>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1AB71C" id="_x0000_t202" coordsize="21600,21600" o:spt="202" path="m,l,21600r21600,l21600,xe">
              <v:stroke joinstyle="miter"/>
              <v:path gradientshapeok="t" o:connecttype="rect"/>
            </v:shapetype>
            <v:shape id="文本框 3" o:spid="_x0000_s1026" type="#_x0000_t202" style="position:absolute;left:0;text-align:left;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B3633A8" w14:textId="77777777" w:rsidR="008A43DA" w:rsidRDefault="00000000">
                    <w:pPr>
                      <w:pStyle w:val="Footer"/>
                      <w:ind w:firstLine="480"/>
                      <w:rPr>
                        <w:rFonts w:cs="仿宋_GB2312"/>
                        <w:sz w:val="24"/>
                        <w:szCs w:val="40"/>
                      </w:rPr>
                    </w:pPr>
                    <w:r>
                      <w:rPr>
                        <w:rFonts w:cs="仿宋_GB2312" w:hint="eastAsia"/>
                        <w:sz w:val="24"/>
                        <w:szCs w:val="40"/>
                      </w:rPr>
                      <w:t xml:space="preserve">— </w:t>
                    </w:r>
                    <w:r>
                      <w:rPr>
                        <w:rFonts w:cs="仿宋_GB2312" w:hint="eastAsia"/>
                        <w:sz w:val="24"/>
                        <w:szCs w:val="40"/>
                      </w:rPr>
                      <w:fldChar w:fldCharType="begin"/>
                    </w:r>
                    <w:r>
                      <w:rPr>
                        <w:rFonts w:cs="仿宋_GB2312" w:hint="eastAsia"/>
                        <w:sz w:val="24"/>
                        <w:szCs w:val="40"/>
                      </w:rPr>
                      <w:instrText xml:space="preserve"> PAGE  \* MERGEFORMAT </w:instrText>
                    </w:r>
                    <w:r>
                      <w:rPr>
                        <w:rFonts w:cs="仿宋_GB2312" w:hint="eastAsia"/>
                        <w:sz w:val="24"/>
                        <w:szCs w:val="40"/>
                      </w:rPr>
                      <w:fldChar w:fldCharType="separate"/>
                    </w:r>
                    <w:r>
                      <w:rPr>
                        <w:rFonts w:cs="仿宋_GB2312" w:hint="eastAsia"/>
                        <w:sz w:val="24"/>
                        <w:szCs w:val="40"/>
                      </w:rPr>
                      <w:t>1</w:t>
                    </w:r>
                    <w:r>
                      <w:rPr>
                        <w:rFonts w:cs="仿宋_GB2312" w:hint="eastAsia"/>
                        <w:sz w:val="24"/>
                        <w:szCs w:val="40"/>
                      </w:rPr>
                      <w:fldChar w:fldCharType="end"/>
                    </w:r>
                    <w:r>
                      <w:rPr>
                        <w:rFonts w:cs="仿宋_GB2312" w:hint="eastAsia"/>
                        <w:sz w:val="24"/>
                        <w:szCs w:val="40"/>
                      </w:rPr>
                      <w:t xml:space="preserve"> —</w:t>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CBE4B" w14:textId="77777777" w:rsidR="00BE6C57" w:rsidRDefault="00BE6C57">
      <w:pPr>
        <w:spacing w:line="240" w:lineRule="auto"/>
        <w:ind w:firstLine="560"/>
      </w:pPr>
      <w:r>
        <w:separator/>
      </w:r>
    </w:p>
  </w:footnote>
  <w:footnote w:type="continuationSeparator" w:id="0">
    <w:p w14:paraId="4AFF7AFC" w14:textId="77777777" w:rsidR="00BE6C57" w:rsidRDefault="00BE6C57">
      <w:pPr>
        <w:spacing w:line="240" w:lineRule="auto"/>
        <w:ind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0E5DB8"/>
    <w:multiLevelType w:val="singleLevel"/>
    <w:tmpl w:val="840E5DB8"/>
    <w:lvl w:ilvl="0">
      <w:start w:val="1"/>
      <w:numFmt w:val="decimal"/>
      <w:suff w:val="nothing"/>
      <w:lvlText w:val="%1、"/>
      <w:lvlJc w:val="left"/>
    </w:lvl>
  </w:abstractNum>
  <w:abstractNum w:abstractNumId="1" w15:restartNumberingAfterBreak="0">
    <w:nsid w:val="A9D92DCD"/>
    <w:multiLevelType w:val="singleLevel"/>
    <w:tmpl w:val="A9D92DCD"/>
    <w:lvl w:ilvl="0">
      <w:start w:val="1"/>
      <w:numFmt w:val="decimal"/>
      <w:suff w:val="nothing"/>
      <w:lvlText w:val="%1、"/>
      <w:lvlJc w:val="left"/>
    </w:lvl>
  </w:abstractNum>
  <w:abstractNum w:abstractNumId="2" w15:restartNumberingAfterBreak="0">
    <w:nsid w:val="AED33F6E"/>
    <w:multiLevelType w:val="singleLevel"/>
    <w:tmpl w:val="AED33F6E"/>
    <w:lvl w:ilvl="0">
      <w:start w:val="3"/>
      <w:numFmt w:val="chineseCounting"/>
      <w:suff w:val="nothing"/>
      <w:lvlText w:val="（%1）"/>
      <w:lvlJc w:val="left"/>
      <w:rPr>
        <w:rFonts w:hint="eastAsia"/>
      </w:rPr>
    </w:lvl>
  </w:abstractNum>
  <w:abstractNum w:abstractNumId="3" w15:restartNumberingAfterBreak="0">
    <w:nsid w:val="B35E0E61"/>
    <w:multiLevelType w:val="singleLevel"/>
    <w:tmpl w:val="B35E0E61"/>
    <w:lvl w:ilvl="0">
      <w:start w:val="1"/>
      <w:numFmt w:val="decimal"/>
      <w:suff w:val="nothing"/>
      <w:lvlText w:val="%1、"/>
      <w:lvlJc w:val="left"/>
    </w:lvl>
  </w:abstractNum>
  <w:abstractNum w:abstractNumId="4" w15:restartNumberingAfterBreak="0">
    <w:nsid w:val="13157A3C"/>
    <w:multiLevelType w:val="singleLevel"/>
    <w:tmpl w:val="13157A3C"/>
    <w:lvl w:ilvl="0">
      <w:start w:val="1"/>
      <w:numFmt w:val="decimal"/>
      <w:suff w:val="nothing"/>
      <w:lvlText w:val="%1、"/>
      <w:lvlJc w:val="left"/>
    </w:lvl>
  </w:abstractNum>
  <w:abstractNum w:abstractNumId="5" w15:restartNumberingAfterBreak="0">
    <w:nsid w:val="522617A9"/>
    <w:multiLevelType w:val="singleLevel"/>
    <w:tmpl w:val="522617A9"/>
    <w:lvl w:ilvl="0">
      <w:start w:val="2"/>
      <w:numFmt w:val="decimal"/>
      <w:suff w:val="nothing"/>
      <w:lvlText w:val="%1、"/>
      <w:lvlJc w:val="left"/>
    </w:lvl>
  </w:abstractNum>
  <w:num w:numId="1" w16cid:durableId="570849966">
    <w:abstractNumId w:val="5"/>
  </w:num>
  <w:num w:numId="2" w16cid:durableId="389424001">
    <w:abstractNumId w:val="2"/>
  </w:num>
  <w:num w:numId="3" w16cid:durableId="1907908380">
    <w:abstractNumId w:val="0"/>
  </w:num>
  <w:num w:numId="4" w16cid:durableId="1646081437">
    <w:abstractNumId w:val="3"/>
  </w:num>
  <w:num w:numId="5" w16cid:durableId="1050031102">
    <w:abstractNumId w:val="4"/>
  </w:num>
  <w:num w:numId="6" w16cid:durableId="1516089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I SHUAIWEN#">
    <w15:presenceInfo w15:providerId="AD" w15:userId="S::SHUAIWEN001@e.ntu.edu.sg::35a196ea-bcb8-475e-86cf-0b9eaca8a4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EFB60CE"/>
    <w:rsid w:val="00007249"/>
    <w:rsid w:val="00051C9B"/>
    <w:rsid w:val="000815BA"/>
    <w:rsid w:val="000F491E"/>
    <w:rsid w:val="00164C4A"/>
    <w:rsid w:val="00186145"/>
    <w:rsid w:val="00193981"/>
    <w:rsid w:val="002318FF"/>
    <w:rsid w:val="0023305D"/>
    <w:rsid w:val="00281F14"/>
    <w:rsid w:val="002B4CF8"/>
    <w:rsid w:val="002F2142"/>
    <w:rsid w:val="00350806"/>
    <w:rsid w:val="00380300"/>
    <w:rsid w:val="003B7A23"/>
    <w:rsid w:val="003D0D4D"/>
    <w:rsid w:val="004F10C5"/>
    <w:rsid w:val="00500834"/>
    <w:rsid w:val="00507055"/>
    <w:rsid w:val="0052657D"/>
    <w:rsid w:val="005558FF"/>
    <w:rsid w:val="005B61F4"/>
    <w:rsid w:val="005C1666"/>
    <w:rsid w:val="006035A9"/>
    <w:rsid w:val="006907D0"/>
    <w:rsid w:val="006E5165"/>
    <w:rsid w:val="006F4877"/>
    <w:rsid w:val="00747A49"/>
    <w:rsid w:val="00787A8D"/>
    <w:rsid w:val="007E4A52"/>
    <w:rsid w:val="00836B51"/>
    <w:rsid w:val="008A43DA"/>
    <w:rsid w:val="00991E22"/>
    <w:rsid w:val="009A376B"/>
    <w:rsid w:val="00A77F1C"/>
    <w:rsid w:val="00AB75A6"/>
    <w:rsid w:val="00AE6CD6"/>
    <w:rsid w:val="00B07BD0"/>
    <w:rsid w:val="00B17070"/>
    <w:rsid w:val="00BE6C57"/>
    <w:rsid w:val="00C4027F"/>
    <w:rsid w:val="00C4520A"/>
    <w:rsid w:val="00CB0005"/>
    <w:rsid w:val="00CC117B"/>
    <w:rsid w:val="00CD18E5"/>
    <w:rsid w:val="00CF4FCE"/>
    <w:rsid w:val="00D60D18"/>
    <w:rsid w:val="00DC783E"/>
    <w:rsid w:val="00DF4293"/>
    <w:rsid w:val="00E1489C"/>
    <w:rsid w:val="00E35738"/>
    <w:rsid w:val="00E92F87"/>
    <w:rsid w:val="00EE4EE2"/>
    <w:rsid w:val="00EF5211"/>
    <w:rsid w:val="00F73402"/>
    <w:rsid w:val="0BEF432C"/>
    <w:rsid w:val="0CFB0C37"/>
    <w:rsid w:val="0DBC1F31"/>
    <w:rsid w:val="10FD39C4"/>
    <w:rsid w:val="19F90548"/>
    <w:rsid w:val="1D9A259A"/>
    <w:rsid w:val="207E61A3"/>
    <w:rsid w:val="26765243"/>
    <w:rsid w:val="2BDE4ED3"/>
    <w:rsid w:val="2E3D2A15"/>
    <w:rsid w:val="2EFB60CE"/>
    <w:rsid w:val="3C6B2842"/>
    <w:rsid w:val="4221024C"/>
    <w:rsid w:val="4E151645"/>
    <w:rsid w:val="569C0EBD"/>
    <w:rsid w:val="5C1271C4"/>
    <w:rsid w:val="5DD65300"/>
    <w:rsid w:val="5F2715B8"/>
    <w:rsid w:val="71DD22F7"/>
    <w:rsid w:val="7BCF7FBB"/>
    <w:rsid w:val="7ED54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94F0E6"/>
  <w15:docId w15:val="{BFE0EA04-806C-4192-B767-EBC50859F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header" w:qFormat="1"/>
    <w:lsdException w:name="footer" w:qFormat="1"/>
    <w:lsdException w:name="index heading"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IndexHeading"/>
    <w:qFormat/>
    <w:pPr>
      <w:widowControl w:val="0"/>
      <w:adjustRightInd w:val="0"/>
      <w:snapToGrid w:val="0"/>
      <w:spacing w:line="560" w:lineRule="exact"/>
      <w:ind w:firstLineChars="200" w:firstLine="200"/>
    </w:pPr>
    <w:rPr>
      <w:rFonts w:ascii="仿宋_GB2312" w:eastAsia="仿宋_GB2312" w:hAnsi="仿宋_GB2312" w:cs="宋体"/>
      <w:kern w:val="2"/>
      <w:sz w:val="28"/>
      <w:szCs w:val="24"/>
    </w:rPr>
  </w:style>
  <w:style w:type="paragraph" w:styleId="Heading1">
    <w:name w:val="heading 1"/>
    <w:basedOn w:val="Normal"/>
    <w:next w:val="Normal"/>
    <w:link w:val="Heading1Char"/>
    <w:qFormat/>
    <w:pPr>
      <w:keepNext/>
      <w:keepLines/>
      <w:spacing w:before="340" w:after="330" w:line="578" w:lineRule="atLeast"/>
      <w:outlineLvl w:val="0"/>
    </w:pPr>
    <w:rPr>
      <w:b/>
      <w:bCs/>
      <w:kern w:val="44"/>
      <w:sz w:val="44"/>
      <w:szCs w:val="44"/>
    </w:rPr>
  </w:style>
  <w:style w:type="paragraph" w:styleId="Heading3">
    <w:name w:val="heading 3"/>
    <w:basedOn w:val="Normal"/>
    <w:next w:val="Normal"/>
    <w:semiHidden/>
    <w:unhideWhenUsed/>
    <w:qFormat/>
    <w:pPr>
      <w:spacing w:beforeAutospacing="1" w:afterAutospacing="1"/>
      <w:outlineLvl w:val="2"/>
    </w:pPr>
    <w:rPr>
      <w:rFonts w:ascii="宋体" w:eastAsia="宋体" w:hAnsi="宋体" w:cs="Times New Roman" w:hint="eastAsia"/>
      <w:b/>
      <w:bCs/>
      <w:kern w:val="0"/>
      <w:sz w:val="27"/>
      <w:szCs w:val="27"/>
    </w:rPr>
  </w:style>
  <w:style w:type="paragraph" w:styleId="Heading4">
    <w:name w:val="heading 4"/>
    <w:basedOn w:val="Normal"/>
    <w:next w:val="Normal"/>
    <w:semiHidden/>
    <w:unhideWhenUsed/>
    <w:qFormat/>
    <w:pPr>
      <w:spacing w:beforeAutospacing="1" w:afterAutospacing="1"/>
      <w:outlineLvl w:val="3"/>
    </w:pPr>
    <w:rPr>
      <w:rFonts w:ascii="宋体" w:eastAsia="宋体" w:hAnsi="宋体" w:cs="Times New Roman" w:hint="eastAsia"/>
      <w:b/>
      <w:bCs/>
      <w:kern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dexHeading">
    <w:name w:val="index heading"/>
    <w:basedOn w:val="Normal"/>
    <w:next w:val="Index1"/>
    <w:qFormat/>
    <w:rPr>
      <w:rFonts w:ascii="Arial" w:hAnsi="Arial"/>
      <w:b/>
    </w:rPr>
  </w:style>
  <w:style w:type="paragraph" w:styleId="Index1">
    <w:name w:val="index 1"/>
    <w:basedOn w:val="Normal"/>
    <w:next w:val="Normal"/>
    <w:qFormat/>
  </w:style>
  <w:style w:type="paragraph" w:styleId="NormalIndent">
    <w:name w:val="Normal Indent"/>
    <w:basedOn w:val="Normal"/>
    <w:pPr>
      <w:ind w:firstLine="420"/>
    </w:pPr>
  </w:style>
  <w:style w:type="paragraph" w:styleId="Footer">
    <w:name w:val="footer"/>
    <w:basedOn w:val="Normal"/>
    <w:qFormat/>
    <w:pPr>
      <w:tabs>
        <w:tab w:val="center" w:pos="4153"/>
        <w:tab w:val="right" w:pos="8306"/>
      </w:tabs>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pacing w:line="240" w:lineRule="auto"/>
      <w:jc w:val="both"/>
    </w:pPr>
    <w:rPr>
      <w:sz w:val="18"/>
    </w:rPr>
  </w:style>
  <w:style w:type="paragraph" w:styleId="Subtitle">
    <w:name w:val="Subtitle"/>
    <w:basedOn w:val="Normal"/>
    <w:next w:val="Normal"/>
    <w:link w:val="SubtitleChar"/>
    <w:qFormat/>
    <w:pPr>
      <w:spacing w:before="240" w:after="60" w:line="240" w:lineRule="auto"/>
      <w:jc w:val="center"/>
      <w:outlineLvl w:val="1"/>
    </w:pPr>
    <w:rPr>
      <w:rFonts w:asciiTheme="minorHAnsi" w:hAnsiTheme="minorHAnsi" w:cstheme="minorBidi"/>
      <w:b/>
      <w:bCs/>
      <w:kern w:val="28"/>
      <w:sz w:val="21"/>
      <w:szCs w:val="32"/>
    </w:rPr>
  </w:style>
  <w:style w:type="paragraph" w:styleId="Index9">
    <w:name w:val="index 9"/>
    <w:basedOn w:val="Normal"/>
    <w:next w:val="Normal"/>
    <w:autoRedefine/>
    <w:pPr>
      <w:ind w:leftChars="1600" w:left="1600" w:firstLine="0"/>
    </w:pPr>
  </w:style>
  <w:style w:type="paragraph" w:styleId="NormalWeb">
    <w:name w:val="Normal (Web)"/>
    <w:basedOn w:val="Normal"/>
    <w:qFormat/>
    <w:pPr>
      <w:spacing w:beforeAutospacing="1" w:afterAutospacing="1"/>
    </w:pPr>
    <w:rPr>
      <w:rFonts w:cs="Times New Roman"/>
      <w:kern w:val="0"/>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Emphasis1">
    <w:name w:val="Subtle Emphasis1"/>
    <w:basedOn w:val="DefaultParagraphFont"/>
    <w:uiPriority w:val="19"/>
    <w:qFormat/>
    <w:rPr>
      <w:i/>
      <w:iCs/>
      <w:color w:val="404040" w:themeColor="text1" w:themeTint="BF"/>
    </w:rPr>
  </w:style>
  <w:style w:type="paragraph" w:customStyle="1" w:styleId="1">
    <w:name w:val="样式1"/>
    <w:basedOn w:val="Normal"/>
    <w:next w:val="Normal"/>
    <w:qFormat/>
    <w:pPr>
      <w:ind w:firstLine="640"/>
      <w:outlineLvl w:val="0"/>
    </w:pPr>
    <w:rPr>
      <w:rFonts w:ascii="Times New Roman" w:hAnsi="Times New Roman" w:hint="eastAsia"/>
      <w:kern w:val="44"/>
      <w:sz w:val="32"/>
      <w:szCs w:val="32"/>
    </w:rPr>
  </w:style>
  <w:style w:type="paragraph" w:styleId="ListParagraph">
    <w:name w:val="List Paragraph"/>
    <w:basedOn w:val="Normal"/>
    <w:uiPriority w:val="99"/>
    <w:unhideWhenUsed/>
    <w:qFormat/>
    <w:pPr>
      <w:ind w:firstLine="420"/>
    </w:pPr>
  </w:style>
  <w:style w:type="character" w:customStyle="1" w:styleId="Heading1Char">
    <w:name w:val="Heading 1 Char"/>
    <w:basedOn w:val="DefaultParagraphFont"/>
    <w:link w:val="Heading1"/>
    <w:qFormat/>
    <w:rPr>
      <w:rFonts w:ascii="仿宋_GB2312" w:eastAsia="仿宋_GB2312" w:hAnsi="仿宋_GB2312" w:cs="宋体"/>
      <w:b/>
      <w:bCs/>
      <w:kern w:val="44"/>
      <w:sz w:val="44"/>
      <w:szCs w:val="44"/>
    </w:rPr>
  </w:style>
  <w:style w:type="character" w:customStyle="1" w:styleId="SubtitleChar">
    <w:name w:val="Subtitle Char"/>
    <w:basedOn w:val="DefaultParagraphFont"/>
    <w:link w:val="Subtitle"/>
    <w:qFormat/>
    <w:rPr>
      <w:rFonts w:asciiTheme="minorHAnsi" w:eastAsia="仿宋_GB2312" w:hAnsiTheme="minorHAnsi" w:cstheme="minorBidi"/>
      <w:b/>
      <w:bCs/>
      <w:kern w:val="28"/>
      <w:sz w:val="21"/>
      <w:szCs w:val="32"/>
    </w:rPr>
  </w:style>
  <w:style w:type="character" w:customStyle="1" w:styleId="BookTitle1">
    <w:name w:val="Book Title1"/>
    <w:basedOn w:val="DefaultParagraphFont"/>
    <w:uiPriority w:val="33"/>
    <w:qFormat/>
    <w:rPr>
      <w:rFonts w:eastAsia="仿宋_GB2312"/>
      <w:b/>
      <w:bCs/>
      <w:iCs/>
      <w:spacing w:val="5"/>
      <w:sz w:val="21"/>
    </w:rPr>
  </w:style>
  <w:style w:type="paragraph" w:styleId="Revision">
    <w:name w:val="Revision"/>
    <w:hidden/>
    <w:uiPriority w:val="99"/>
    <w:unhideWhenUsed/>
    <w:rsid w:val="00051C9B"/>
    <w:rPr>
      <w:rFonts w:ascii="仿宋_GB2312" w:eastAsia="仿宋_GB2312" w:hAnsi="仿宋_GB2312" w:cs="宋体"/>
      <w:kern w:val="2"/>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22</Pages>
  <Words>1801</Words>
  <Characters>10269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李雪清</dc:creator>
  <cp:lastModifiedBy>#CUI SHUAIWEN#</cp:lastModifiedBy>
  <cp:revision>20</cp:revision>
  <cp:lastPrinted>2026-01-16T06:18:00Z</cp:lastPrinted>
  <dcterms:created xsi:type="dcterms:W3CDTF">2025-09-30T14:37:00Z</dcterms:created>
  <dcterms:modified xsi:type="dcterms:W3CDTF">2026-02-01T12:15:00Z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415C2FE0BF064086ADF065681A9D48BB_11</vt:lpwstr>
  </property>
  <property fmtid="{D5CDD505-2E9C-101B-9397-08002B2CF9AE}" pid="4" name="KSOTemplateDocerSaveRecord">
    <vt:lpwstr>eyJoZGlkIjoiYzI1MDhmN2NkYzhiODk2YzcxNGQwMjA0YzA3NzIyNzgiLCJ1c2VySWQiOiI0MjkyOTE0MzIifQ==</vt:lpwstr>
  </property>
</Properties>
</file>